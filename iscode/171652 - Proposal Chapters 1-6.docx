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1.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F4BBC" w14:textId="0A00F7C3" w:rsidR="00EE3317" w:rsidRDefault="000735E8" w:rsidP="00EE3317">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sz w:val="32"/>
          <w:szCs w:val="32"/>
        </w:rPr>
        <w:t xml:space="preserve">A </w:t>
      </w:r>
      <w:r w:rsidR="00F21D7A">
        <w:rPr>
          <w:rFonts w:ascii="Times New Roman" w:eastAsia="Times New Roman" w:hAnsi="Times New Roman" w:cs="Times New Roman"/>
          <w:b/>
          <w:sz w:val="32"/>
          <w:szCs w:val="32"/>
        </w:rPr>
        <w:t xml:space="preserve">Web-based </w:t>
      </w:r>
      <w:r w:rsidR="00F5301A">
        <w:rPr>
          <w:rFonts w:ascii="Times New Roman" w:eastAsia="Times New Roman" w:hAnsi="Times New Roman" w:cs="Times New Roman"/>
          <w:b/>
          <w:sz w:val="32"/>
          <w:szCs w:val="32"/>
        </w:rPr>
        <w:t>system</w:t>
      </w:r>
      <w:r w:rsidR="00F21D7A">
        <w:rPr>
          <w:rFonts w:ascii="Times New Roman" w:eastAsia="Times New Roman" w:hAnsi="Times New Roman" w:cs="Times New Roman"/>
          <w:b/>
          <w:sz w:val="32"/>
          <w:szCs w:val="32"/>
        </w:rPr>
        <w:t xml:space="preserve"> designed </w:t>
      </w:r>
      <w:r w:rsidR="00DE61FF">
        <w:rPr>
          <w:rFonts w:ascii="Times New Roman" w:eastAsia="Times New Roman" w:hAnsi="Times New Roman" w:cs="Times New Roman"/>
          <w:b/>
          <w:sz w:val="32"/>
          <w:szCs w:val="32"/>
        </w:rPr>
        <w:t xml:space="preserve">for </w:t>
      </w:r>
      <w:r w:rsidR="00B8260D">
        <w:rPr>
          <w:rFonts w:ascii="Times New Roman" w:eastAsia="Times New Roman" w:hAnsi="Times New Roman" w:cs="Times New Roman"/>
          <w:b/>
          <w:sz w:val="32"/>
          <w:szCs w:val="32"/>
        </w:rPr>
        <w:t>online interactions between doctors and the public</w:t>
      </w:r>
      <w:r w:rsidR="00294E64">
        <w:rPr>
          <w:rFonts w:ascii="Times New Roman" w:eastAsia="Times New Roman" w:hAnsi="Times New Roman" w:cs="Times New Roman"/>
          <w:b/>
          <w:sz w:val="32"/>
          <w:szCs w:val="32"/>
        </w:rPr>
        <w:t>.</w:t>
      </w:r>
    </w:p>
    <w:p w14:paraId="4439418A" w14:textId="77777777" w:rsidR="00EE3317" w:rsidRDefault="00EE3317" w:rsidP="00EE3317">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p>
    <w:p w14:paraId="63942798" w14:textId="77777777" w:rsidR="00EE3317" w:rsidRDefault="00EE3317" w:rsidP="00EE3317">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p>
    <w:p w14:paraId="45BFD19A" w14:textId="77777777" w:rsidR="00EE3317" w:rsidRDefault="00EE3317" w:rsidP="00EE3317">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p>
    <w:p w14:paraId="6AD8E38C" w14:textId="77777777" w:rsidR="00EE3317" w:rsidRDefault="00EE3317" w:rsidP="00EE3317">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w:t>
      </w:r>
    </w:p>
    <w:p w14:paraId="1D9E7390" w14:textId="6BC7B7A4" w:rsidR="00EE3317" w:rsidRDefault="00C421E8" w:rsidP="00EE3317">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Jeremy Werikhe</w:t>
      </w:r>
    </w:p>
    <w:p w14:paraId="62C41EF9" w14:textId="0A3AC785" w:rsidR="00EE3317" w:rsidRDefault="00C421E8" w:rsidP="00EE3317">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171652</w:t>
      </w:r>
    </w:p>
    <w:p w14:paraId="18E5111F" w14:textId="77777777" w:rsidR="00EE3317" w:rsidRDefault="00EE3317" w:rsidP="00EE3317">
      <w:pPr>
        <w:spacing w:before="280" w:after="280" w:line="360" w:lineRule="auto"/>
        <w:rPr>
          <w:rFonts w:ascii="Times New Roman" w:eastAsia="Times New Roman" w:hAnsi="Times New Roman" w:cs="Times New Roman"/>
          <w:b/>
          <w:sz w:val="24"/>
          <w:szCs w:val="24"/>
        </w:rPr>
      </w:pPr>
    </w:p>
    <w:p w14:paraId="26CEA3DC" w14:textId="77777777" w:rsidR="00EE3317" w:rsidRDefault="00EE3317" w:rsidP="00EE3317">
      <w:pPr>
        <w:spacing w:before="280" w:after="280" w:line="360" w:lineRule="auto"/>
        <w:rPr>
          <w:rFonts w:ascii="Times New Roman" w:eastAsia="Times New Roman" w:hAnsi="Times New Roman" w:cs="Times New Roman"/>
          <w:b/>
          <w:sz w:val="24"/>
          <w:szCs w:val="24"/>
        </w:rPr>
      </w:pPr>
    </w:p>
    <w:p w14:paraId="60710157" w14:textId="77777777" w:rsidR="00EE3317" w:rsidRDefault="00EE3317" w:rsidP="00EE3317">
      <w:pPr>
        <w:spacing w:before="280" w:after="280" w:line="360" w:lineRule="auto"/>
        <w:jc w:val="center"/>
        <w:rPr>
          <w:rFonts w:ascii="Times New Roman" w:eastAsia="Times New Roman" w:hAnsi="Times New Roman" w:cs="Times New Roman"/>
          <w:sz w:val="24"/>
          <w:szCs w:val="24"/>
        </w:rPr>
      </w:pPr>
    </w:p>
    <w:p w14:paraId="6A4D5F50" w14:textId="77777777" w:rsidR="00EE3317" w:rsidRPr="00905569" w:rsidRDefault="00EE3317" w:rsidP="00EE3317">
      <w:pPr>
        <w:jc w:val="center"/>
        <w:rPr>
          <w:rFonts w:ascii="Times New Roman" w:eastAsia="Times New Roman" w:hAnsi="Times New Roman" w:cs="Times New Roman"/>
          <w:sz w:val="24"/>
          <w:szCs w:val="24"/>
        </w:rPr>
      </w:pPr>
      <w:r w:rsidRPr="00905569">
        <w:rPr>
          <w:rFonts w:ascii="Times New Roman" w:eastAsia="Times New Roman" w:hAnsi="Times New Roman" w:cs="Times New Roman"/>
          <w:sz w:val="24"/>
          <w:szCs w:val="24"/>
        </w:rPr>
        <w:t>A Project Proposal Submitted to the Strathmore Institute of Management and Technology in partial fulfilment of the requirements for the award of Diploma in Business Information Technology.</w:t>
      </w:r>
    </w:p>
    <w:p w14:paraId="354E71CE" w14:textId="77777777" w:rsidR="00EE3317" w:rsidRPr="00AA406B" w:rsidRDefault="00EE3317" w:rsidP="00EE3317">
      <w:pPr>
        <w:spacing w:before="280" w:after="280" w:line="360" w:lineRule="auto"/>
        <w:jc w:val="center"/>
        <w:rPr>
          <w:rFonts w:ascii="Times New Roman" w:eastAsia="Times New Roman" w:hAnsi="Times New Roman" w:cs="Times New Roman"/>
        </w:rPr>
      </w:pPr>
    </w:p>
    <w:p w14:paraId="1D70BB56" w14:textId="77777777" w:rsidR="00EE3317" w:rsidRPr="00AA406B" w:rsidRDefault="00EE3317" w:rsidP="00EE3317">
      <w:pPr>
        <w:spacing w:before="280" w:after="280" w:line="360" w:lineRule="auto"/>
        <w:jc w:val="center"/>
        <w:rPr>
          <w:rFonts w:ascii="Times New Roman" w:eastAsia="Times New Roman" w:hAnsi="Times New Roman" w:cs="Times New Roman"/>
          <w:sz w:val="28"/>
          <w:szCs w:val="28"/>
        </w:rPr>
      </w:pPr>
      <w:r w:rsidRPr="00AA406B">
        <w:rPr>
          <w:rFonts w:ascii="Times New Roman" w:eastAsia="Times New Roman" w:hAnsi="Times New Roman" w:cs="Times New Roman"/>
          <w:sz w:val="28"/>
          <w:szCs w:val="28"/>
        </w:rPr>
        <w:t>Diploma in Business Information Technology</w:t>
      </w:r>
    </w:p>
    <w:p w14:paraId="08CFA15F" w14:textId="77777777" w:rsidR="00EE3317" w:rsidRDefault="00EE3317" w:rsidP="00EE3317">
      <w:pPr>
        <w:spacing w:before="280" w:after="28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Strathmore University</w:t>
      </w:r>
    </w:p>
    <w:p w14:paraId="206E65CC" w14:textId="77777777" w:rsidR="00EE3317" w:rsidRDefault="00EE3317" w:rsidP="00EE3317">
      <w:pPr>
        <w:jc w:val="center"/>
        <w:rPr>
          <w:rFonts w:ascii="Times New Roman" w:eastAsia="Times New Roman" w:hAnsi="Times New Roman" w:cs="Times New Roman"/>
        </w:rPr>
      </w:pPr>
    </w:p>
    <w:p w14:paraId="464403FF" w14:textId="77777777" w:rsidR="00EE3317" w:rsidRDefault="00EE3317" w:rsidP="00EE3317">
      <w:pPr>
        <w:jc w:val="center"/>
        <w:rPr>
          <w:rFonts w:ascii="Times New Roman" w:eastAsia="Times New Roman" w:hAnsi="Times New Roman" w:cs="Times New Roman"/>
        </w:rPr>
      </w:pPr>
    </w:p>
    <w:p w14:paraId="3A5A3304" w14:textId="74EB741F" w:rsidR="00EE3317" w:rsidRPr="00905569" w:rsidRDefault="00C421E8" w:rsidP="00EE3317">
      <w:pPr>
        <w:jc w:val="center"/>
        <w:rPr>
          <w:rFonts w:ascii="Times New Roman" w:eastAsia="Times New Roman" w:hAnsi="Times New Roman" w:cs="Times New Roman"/>
          <w:sz w:val="24"/>
          <w:szCs w:val="24"/>
        </w:rPr>
        <w:sectPr w:rsidR="00EE3317" w:rsidRPr="00905569" w:rsidSect="00CD60F5">
          <w:headerReference w:type="default" r:id="rId8"/>
          <w:footerReference w:type="default" r:id="rId9"/>
          <w:pgSz w:w="12240" w:h="15840"/>
          <w:pgMar w:top="1440" w:right="1440" w:bottom="1440" w:left="1440" w:header="720" w:footer="720" w:gutter="0"/>
          <w:pgNumType w:start="1"/>
          <w:cols w:space="720"/>
          <w:titlePg/>
        </w:sectPr>
      </w:pPr>
      <w:r>
        <w:rPr>
          <w:rFonts w:ascii="Times New Roman" w:eastAsia="Times New Roman" w:hAnsi="Times New Roman" w:cs="Times New Roman"/>
          <w:sz w:val="24"/>
          <w:szCs w:val="24"/>
        </w:rPr>
        <w:t>October,</w:t>
      </w:r>
      <w:r w:rsidR="00EE3317" w:rsidRPr="00905569">
        <w:rPr>
          <w:rFonts w:ascii="Times New Roman" w:eastAsia="Times New Roman" w:hAnsi="Times New Roman" w:cs="Times New Roman"/>
          <w:sz w:val="24"/>
          <w:szCs w:val="24"/>
        </w:rPr>
        <w:t xml:space="preserve"> 202</w:t>
      </w:r>
      <w:r w:rsidR="00823A5E">
        <w:rPr>
          <w:rFonts w:ascii="Times New Roman" w:eastAsia="Times New Roman" w:hAnsi="Times New Roman" w:cs="Times New Roman"/>
          <w:sz w:val="24"/>
          <w:szCs w:val="24"/>
        </w:rPr>
        <w:t>4</w:t>
      </w:r>
    </w:p>
    <w:p w14:paraId="3163F114" w14:textId="77777777" w:rsidR="00EE3317" w:rsidRPr="002514D3" w:rsidRDefault="00EE3317" w:rsidP="0034241E">
      <w:pPr>
        <w:pStyle w:val="Heading1"/>
      </w:pPr>
      <w:bookmarkStart w:id="0" w:name="_gjdgxs" w:colFirst="0" w:colLast="0"/>
      <w:bookmarkStart w:id="1" w:name="_Toc184632613"/>
      <w:bookmarkEnd w:id="0"/>
      <w:r w:rsidRPr="002514D3">
        <w:lastRenderedPageBreak/>
        <w:t>Declaration and Approval</w:t>
      </w:r>
      <w:bookmarkEnd w:id="1"/>
    </w:p>
    <w:p w14:paraId="622450D3" w14:textId="77777777" w:rsidR="00EE3317" w:rsidRDefault="00EE3317" w:rsidP="00EE3317">
      <w:pPr>
        <w:rPr>
          <w:rFonts w:ascii="Times New Roman" w:eastAsia="Times New Roman" w:hAnsi="Times New Roman" w:cs="Times New Roman"/>
          <w:sz w:val="24"/>
          <w:szCs w:val="24"/>
        </w:rPr>
      </w:pPr>
    </w:p>
    <w:p w14:paraId="263D9036" w14:textId="0FB0A997" w:rsidR="00EE3317" w:rsidRDefault="001E33AE" w:rsidP="00EE33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Pr="001E33AE">
        <w:rPr>
          <w:rFonts w:ascii="Times New Roman" w:eastAsia="Times New Roman" w:hAnsi="Times New Roman" w:cs="Times New Roman"/>
          <w:b/>
          <w:bCs/>
          <w:sz w:val="24"/>
          <w:szCs w:val="24"/>
        </w:rPr>
        <w:t>Jeremy</w:t>
      </w:r>
      <w:r w:rsidR="00C421E8">
        <w:rPr>
          <w:rFonts w:ascii="Times New Roman" w:eastAsia="Times New Roman" w:hAnsi="Times New Roman" w:cs="Times New Roman"/>
          <w:b/>
          <w:sz w:val="24"/>
          <w:szCs w:val="24"/>
        </w:rPr>
        <w:t xml:space="preserve"> Werikhe</w:t>
      </w:r>
      <w:r w:rsidR="00C421E8">
        <w:rPr>
          <w:rFonts w:ascii="Times New Roman" w:eastAsia="Times New Roman" w:hAnsi="Times New Roman" w:cs="Times New Roman"/>
          <w:sz w:val="24"/>
          <w:szCs w:val="24"/>
        </w:rPr>
        <w:t xml:space="preserve">, </w:t>
      </w:r>
      <w:r w:rsidR="00EE3317">
        <w:rPr>
          <w:rFonts w:ascii="Times New Roman" w:eastAsia="Times New Roman" w:hAnsi="Times New Roman" w:cs="Times New Roman"/>
          <w:sz w:val="24"/>
          <w:szCs w:val="24"/>
        </w:rPr>
        <w:t>declare that this project has not been submitted to any other Universi</w:t>
      </w:r>
      <w:r w:rsidR="00E97943">
        <w:rPr>
          <w:rFonts w:ascii="Times New Roman" w:eastAsia="Times New Roman" w:hAnsi="Times New Roman" w:cs="Times New Roman"/>
          <w:sz w:val="24"/>
          <w:szCs w:val="24"/>
        </w:rPr>
        <w:t>ty for the award of a Diploma in Business Information Technology.</w:t>
      </w:r>
    </w:p>
    <w:p w14:paraId="22D22E20" w14:textId="77777777" w:rsidR="00EE3317" w:rsidRDefault="00EE3317" w:rsidP="00EE3317">
      <w:pPr>
        <w:rPr>
          <w:rFonts w:ascii="Times New Roman" w:eastAsia="Times New Roman" w:hAnsi="Times New Roman" w:cs="Times New Roman"/>
          <w:sz w:val="24"/>
          <w:szCs w:val="24"/>
        </w:rPr>
      </w:pPr>
    </w:p>
    <w:p w14:paraId="7440588A" w14:textId="77777777" w:rsidR="006771B7" w:rsidRDefault="006771B7" w:rsidP="00EE3317">
      <w:pPr>
        <w:rPr>
          <w:rFonts w:ascii="Times New Roman" w:eastAsia="Times New Roman" w:hAnsi="Times New Roman" w:cs="Times New Roman"/>
          <w:sz w:val="24"/>
          <w:szCs w:val="24"/>
        </w:rPr>
      </w:pPr>
    </w:p>
    <w:p w14:paraId="63F216A5" w14:textId="03221B45" w:rsidR="00EE3317" w:rsidRDefault="00EE3317" w:rsidP="00EE331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Student Name: </w:t>
      </w:r>
      <w:r w:rsidR="0072788F" w:rsidRPr="001E33AE">
        <w:rPr>
          <w:rFonts w:ascii="Times New Roman" w:eastAsia="Times New Roman" w:hAnsi="Times New Roman" w:cs="Times New Roman"/>
          <w:b/>
          <w:bCs/>
          <w:sz w:val="24"/>
          <w:szCs w:val="24"/>
        </w:rPr>
        <w:t>Jeremy</w:t>
      </w:r>
      <w:r w:rsidR="0072788F">
        <w:rPr>
          <w:rFonts w:ascii="Times New Roman" w:eastAsia="Times New Roman" w:hAnsi="Times New Roman" w:cs="Times New Roman"/>
          <w:b/>
          <w:sz w:val="24"/>
          <w:szCs w:val="24"/>
        </w:rPr>
        <w:t xml:space="preserve"> Werikhe</w:t>
      </w:r>
    </w:p>
    <w:p w14:paraId="777D0156" w14:textId="77777777" w:rsidR="00B664A1" w:rsidRDefault="00B664A1" w:rsidP="00EE3317">
      <w:pPr>
        <w:rPr>
          <w:rFonts w:ascii="Times New Roman" w:eastAsia="Times New Roman" w:hAnsi="Times New Roman" w:cs="Times New Roman"/>
          <w:sz w:val="24"/>
          <w:szCs w:val="24"/>
        </w:rPr>
      </w:pPr>
    </w:p>
    <w:p w14:paraId="595BA4E3" w14:textId="77777777" w:rsidR="00EE3317" w:rsidRDefault="00EE3317" w:rsidP="00EE3317">
      <w:pPr>
        <w:tabs>
          <w:tab w:val="left" w:pos="5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Sign: ________________________</w:t>
      </w:r>
      <w:r>
        <w:rPr>
          <w:rFonts w:ascii="Times New Roman" w:eastAsia="Times New Roman" w:hAnsi="Times New Roman" w:cs="Times New Roman"/>
          <w:sz w:val="24"/>
          <w:szCs w:val="24"/>
        </w:rPr>
        <w:tab/>
        <w:t>Date: ________________________</w:t>
      </w:r>
    </w:p>
    <w:p w14:paraId="2BD1765A" w14:textId="77777777" w:rsidR="00EE3317" w:rsidRDefault="00EE3317" w:rsidP="00EE3317">
      <w:pPr>
        <w:rPr>
          <w:rFonts w:ascii="Times New Roman" w:eastAsia="Times New Roman" w:hAnsi="Times New Roman" w:cs="Times New Roman"/>
          <w:sz w:val="24"/>
          <w:szCs w:val="24"/>
        </w:rPr>
      </w:pPr>
    </w:p>
    <w:p w14:paraId="1DB62507" w14:textId="77777777" w:rsidR="006771B7" w:rsidRDefault="006771B7" w:rsidP="00EE3317">
      <w:pPr>
        <w:rPr>
          <w:rFonts w:ascii="Times New Roman" w:eastAsia="Times New Roman" w:hAnsi="Times New Roman" w:cs="Times New Roman"/>
          <w:sz w:val="24"/>
          <w:szCs w:val="24"/>
        </w:rPr>
      </w:pPr>
    </w:p>
    <w:p w14:paraId="6FB73836" w14:textId="496283FD" w:rsidR="00EE3317" w:rsidRDefault="00EE3317" w:rsidP="00440E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Supervisor’s Name:  </w:t>
      </w:r>
      <w:r w:rsidR="009F5772">
        <w:rPr>
          <w:rFonts w:ascii="Times New Roman" w:eastAsia="Times New Roman" w:hAnsi="Times New Roman" w:cs="Times New Roman"/>
          <w:b/>
          <w:sz w:val="24"/>
          <w:szCs w:val="24"/>
        </w:rPr>
        <w:t>Mi</w:t>
      </w:r>
      <w:r w:rsidR="00345669">
        <w:rPr>
          <w:rFonts w:ascii="Times New Roman" w:eastAsia="Times New Roman" w:hAnsi="Times New Roman" w:cs="Times New Roman"/>
          <w:b/>
          <w:sz w:val="24"/>
          <w:szCs w:val="24"/>
        </w:rPr>
        <w:t>ke</w:t>
      </w:r>
      <w:r w:rsidR="009F5772">
        <w:rPr>
          <w:rFonts w:ascii="Times New Roman" w:eastAsia="Times New Roman" w:hAnsi="Times New Roman" w:cs="Times New Roman"/>
          <w:b/>
          <w:sz w:val="24"/>
          <w:szCs w:val="24"/>
        </w:rPr>
        <w:t xml:space="preserve"> Mbabu</w:t>
      </w:r>
    </w:p>
    <w:p w14:paraId="62F45212" w14:textId="77777777" w:rsidR="00EE3317" w:rsidRDefault="00EE3317" w:rsidP="00EE3317">
      <w:pPr>
        <w:rPr>
          <w:rFonts w:ascii="Times New Roman" w:eastAsia="Times New Roman" w:hAnsi="Times New Roman" w:cs="Times New Roman"/>
          <w:sz w:val="24"/>
          <w:szCs w:val="24"/>
        </w:rPr>
      </w:pPr>
    </w:p>
    <w:p w14:paraId="51FD7074" w14:textId="77777777" w:rsidR="00EE3317" w:rsidRDefault="00EE3317" w:rsidP="00EE3317">
      <w:pPr>
        <w:tabs>
          <w:tab w:val="left" w:pos="5542"/>
        </w:tabs>
        <w:rPr>
          <w:rFonts w:ascii="Times New Roman" w:eastAsia="Times New Roman" w:hAnsi="Times New Roman" w:cs="Times New Roman"/>
          <w:sz w:val="24"/>
          <w:szCs w:val="24"/>
        </w:rPr>
      </w:pPr>
      <w:r>
        <w:rPr>
          <w:rFonts w:ascii="Times New Roman" w:eastAsia="Times New Roman" w:hAnsi="Times New Roman" w:cs="Times New Roman"/>
          <w:sz w:val="24"/>
          <w:szCs w:val="24"/>
        </w:rPr>
        <w:t>Sign: ________________________                               Date: ________________________</w:t>
      </w:r>
    </w:p>
    <w:p w14:paraId="02CFEBE9" w14:textId="77777777" w:rsidR="00EE3317" w:rsidRDefault="00EE3317" w:rsidP="00EE3317">
      <w:pPr>
        <w:rPr>
          <w:rFonts w:ascii="Times New Roman" w:eastAsia="Times New Roman" w:hAnsi="Times New Roman" w:cs="Times New Roman"/>
          <w:sz w:val="24"/>
          <w:szCs w:val="24"/>
        </w:rPr>
      </w:pPr>
      <w:r>
        <w:br w:type="page"/>
      </w:r>
    </w:p>
    <w:p w14:paraId="7D99EDFB" w14:textId="77777777" w:rsidR="00EE3317" w:rsidRPr="0024174E" w:rsidRDefault="00EE3317" w:rsidP="0034241E">
      <w:pPr>
        <w:pStyle w:val="Heading1"/>
      </w:pPr>
      <w:bookmarkStart w:id="2" w:name="_30j0zll" w:colFirst="0" w:colLast="0"/>
      <w:bookmarkStart w:id="3" w:name="_Toc184632614"/>
      <w:bookmarkEnd w:id="2"/>
      <w:r w:rsidRPr="0024174E">
        <w:lastRenderedPageBreak/>
        <w:t>Abstract</w:t>
      </w:r>
      <w:bookmarkEnd w:id="3"/>
    </w:p>
    <w:p w14:paraId="591EDE09" w14:textId="1846C9A2" w:rsidR="00F92FB4" w:rsidRPr="00F92FB4" w:rsidRDefault="00383511" w:rsidP="00F37B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2FB4" w:rsidRPr="00F92FB4">
        <w:rPr>
          <w:rFonts w:ascii="Times New Roman" w:hAnsi="Times New Roman" w:cs="Times New Roman"/>
          <w:sz w:val="24"/>
          <w:szCs w:val="24"/>
        </w:rPr>
        <w:t xml:space="preserve">Health services are increasingly becoming inaccessible as Kenya's population is ballooning while medical personnel </w:t>
      </w:r>
      <w:r w:rsidR="00F37B37">
        <w:rPr>
          <w:rFonts w:ascii="Times New Roman" w:hAnsi="Times New Roman" w:cs="Times New Roman"/>
          <w:sz w:val="24"/>
          <w:szCs w:val="24"/>
        </w:rPr>
        <w:t>are</w:t>
      </w:r>
      <w:r w:rsidR="00F92FB4" w:rsidRPr="00F92FB4">
        <w:rPr>
          <w:rFonts w:ascii="Times New Roman" w:hAnsi="Times New Roman" w:cs="Times New Roman"/>
          <w:sz w:val="24"/>
          <w:szCs w:val="24"/>
        </w:rPr>
        <w:t xml:space="preserve"> few. Many, especially those in slum areas, have to get through the burden of long wait periods, a shortage of specialists, and exorbitant fees just to get proper medical attention. Equipped with features such as video consultation, specialist referrals, and access to medications, the project henceforth aims to provide an online platform where co</w:t>
      </w:r>
      <w:r w:rsidR="00FD402A">
        <w:rPr>
          <w:rFonts w:ascii="Times New Roman" w:hAnsi="Times New Roman" w:cs="Times New Roman"/>
          <w:sz w:val="24"/>
          <w:szCs w:val="24"/>
        </w:rPr>
        <w:t>nsultation</w:t>
      </w:r>
      <w:r w:rsidR="00F92FB4" w:rsidRPr="00F92FB4">
        <w:rPr>
          <w:rFonts w:ascii="Times New Roman" w:hAnsi="Times New Roman" w:cs="Times New Roman"/>
          <w:sz w:val="24"/>
          <w:szCs w:val="24"/>
        </w:rPr>
        <w:t xml:space="preserve"> between patients and doctors will be afforded. In the main, the platform is designed to help alleviate some of the present health workloads by facilitating easier and speedier access to health services and helping to prevent avoidable hospitalizations by patients.</w:t>
      </w:r>
    </w:p>
    <w:p w14:paraId="15EEF59F" w14:textId="47CBA9C8" w:rsidR="00EA0DB9" w:rsidRPr="00EA0DB9" w:rsidRDefault="00F37B37" w:rsidP="00F37B37">
      <w:pPr>
        <w:spacing w:line="360" w:lineRule="auto"/>
        <w:jc w:val="both"/>
        <w:rPr>
          <w:rFonts w:ascii="Times New Roman" w:eastAsia="Times New Roman" w:hAnsi="Times New Roman" w:cs="Times New Roman"/>
          <w:color w:val="1D2125"/>
          <w:sz w:val="24"/>
          <w:szCs w:val="24"/>
          <w:lang w:val="en-US"/>
        </w:rPr>
      </w:pPr>
      <w:r>
        <w:rPr>
          <w:rFonts w:ascii="Times New Roman" w:eastAsia="Times New Roman" w:hAnsi="Times New Roman" w:cs="Times New Roman"/>
          <w:color w:val="1D2125"/>
          <w:sz w:val="24"/>
          <w:szCs w:val="24"/>
          <w:lang w:val="en-US"/>
        </w:rPr>
        <w:t xml:space="preserve"> </w:t>
      </w:r>
      <w:r w:rsidR="00EA0DB9" w:rsidRPr="00EA0DB9">
        <w:rPr>
          <w:rFonts w:ascii="Times New Roman" w:eastAsia="Times New Roman" w:hAnsi="Times New Roman" w:cs="Times New Roman"/>
          <w:color w:val="1D2125"/>
          <w:sz w:val="24"/>
          <w:szCs w:val="24"/>
          <w:lang w:val="en-US"/>
        </w:rPr>
        <w:t>Prevalent situations characterizing the health sector, particularly in the rural and income-low areas, include problems associated with co</w:t>
      </w:r>
      <w:r w:rsidR="00E2192B">
        <w:rPr>
          <w:rFonts w:ascii="Times New Roman" w:eastAsia="Times New Roman" w:hAnsi="Times New Roman" w:cs="Times New Roman"/>
          <w:color w:val="1D2125"/>
          <w:sz w:val="24"/>
          <w:szCs w:val="24"/>
          <w:lang w:val="en-US"/>
        </w:rPr>
        <w:t>nsult</w:t>
      </w:r>
      <w:r w:rsidR="00EA0DB9" w:rsidRPr="00EA0DB9">
        <w:rPr>
          <w:rFonts w:ascii="Times New Roman" w:eastAsia="Times New Roman" w:hAnsi="Times New Roman" w:cs="Times New Roman"/>
          <w:color w:val="1D2125"/>
          <w:sz w:val="24"/>
          <w:szCs w:val="24"/>
          <w:lang w:val="en-US"/>
        </w:rPr>
        <w:t>ations, shortage of staff, and transport constraints. While there is development in places of alternatives such as MYDAWA, M-TIBA, and MedAfrica, their downsides include an inability to verify the prescriptions, financial abuse, and misdiagnosis. These gaps illustrate greater incorporation that should be focused on to enhance patient outcomes by simplifying the process of care, from scheduling to medication distribution to specialist availability.</w:t>
      </w:r>
    </w:p>
    <w:p w14:paraId="7BFFC20D" w14:textId="3D996205" w:rsidR="00EE3317" w:rsidRPr="00420AC6" w:rsidRDefault="00F37B37" w:rsidP="00F37B37">
      <w:pPr>
        <w:shd w:val="clear" w:color="auto" w:fill="FFFFFF"/>
        <w:spacing w:after="100" w:afterAutospacing="1" w:line="360" w:lineRule="auto"/>
        <w:jc w:val="both"/>
        <w:rPr>
          <w:rFonts w:ascii="Times New Roman" w:eastAsia="Times New Roman" w:hAnsi="Times New Roman" w:cs="Times New Roman"/>
          <w:color w:val="1D2125"/>
          <w:sz w:val="24"/>
          <w:szCs w:val="24"/>
          <w:lang w:val="en-US"/>
        </w:rPr>
      </w:pPr>
      <w:r>
        <w:rPr>
          <w:rFonts w:ascii="Times New Roman" w:eastAsia="Times New Roman" w:hAnsi="Times New Roman" w:cs="Times New Roman"/>
          <w:color w:val="1D2125"/>
          <w:sz w:val="24"/>
          <w:szCs w:val="24"/>
          <w:lang w:val="en-US"/>
        </w:rPr>
        <w:t xml:space="preserve"> </w:t>
      </w:r>
      <w:r w:rsidR="00FC6D30" w:rsidRPr="00FC6D30">
        <w:rPr>
          <w:rFonts w:ascii="Times New Roman" w:eastAsia="Times New Roman" w:hAnsi="Times New Roman" w:cs="Times New Roman"/>
          <w:color w:val="1D2125"/>
          <w:sz w:val="24"/>
          <w:szCs w:val="24"/>
          <w:lang w:val="en-US"/>
        </w:rPr>
        <w:t>I recommend developing the platform using an extreme prototyping process combined with the OOAD approach to fill these gaps. Development of the system will be done in three stages: wireframing, integrating prototype services, and full development with testing. Designing, database administration, and coding will be made by using tools such as Figma, MySQL, and Visual Studio Code. It should, therefore, be performed through informed planning, iterative prototyping, and thorough testing that guarantees security, scaling, and functionality.</w:t>
      </w:r>
    </w:p>
    <w:p w14:paraId="1DC46EBA" w14:textId="77777777" w:rsidR="00EE3317" w:rsidRDefault="00EE3317" w:rsidP="00EE3317">
      <w:r>
        <w:br w:type="page"/>
      </w:r>
    </w:p>
    <w:p w14:paraId="13D88EBE" w14:textId="77777777" w:rsidR="00EE3317" w:rsidRDefault="00EE3317" w:rsidP="0034241E">
      <w:pPr>
        <w:pStyle w:val="Heading1"/>
        <w:rPr>
          <w:rFonts w:eastAsia="Cambria"/>
        </w:rPr>
      </w:pPr>
      <w:bookmarkStart w:id="4" w:name="_Toc184632615"/>
      <w:r>
        <w:rPr>
          <w:rFonts w:eastAsia="Cambria"/>
        </w:rPr>
        <w:lastRenderedPageBreak/>
        <w:t>Table of Contents</w:t>
      </w:r>
      <w:bookmarkEnd w:id="4"/>
    </w:p>
    <w:p w14:paraId="75E8D933" w14:textId="77777777" w:rsidR="00EE3317" w:rsidRDefault="00EE3317" w:rsidP="00EE3317"/>
    <w:sdt>
      <w:sdtPr>
        <w:rPr>
          <w:rFonts w:ascii="Calibri" w:eastAsia="Calibri" w:hAnsi="Calibri" w:cs="Calibri"/>
          <w:color w:val="auto"/>
          <w:sz w:val="22"/>
          <w:szCs w:val="22"/>
          <w:lang w:val="en-GB"/>
        </w:rPr>
        <w:id w:val="543488272"/>
        <w:docPartObj>
          <w:docPartGallery w:val="Table of Contents"/>
          <w:docPartUnique/>
        </w:docPartObj>
      </w:sdtPr>
      <w:sdtEndPr>
        <w:rPr>
          <w:rFonts w:ascii="Times New Roman" w:hAnsi="Times New Roman" w:cs="Times New Roman"/>
          <w:b/>
          <w:bCs/>
          <w:noProof/>
          <w:sz w:val="24"/>
          <w:szCs w:val="24"/>
        </w:rPr>
      </w:sdtEndPr>
      <w:sdtContent>
        <w:p w14:paraId="00E172FE" w14:textId="77777777" w:rsidR="0008398C" w:rsidRPr="00C614B6" w:rsidRDefault="0008398C" w:rsidP="0034241E">
          <w:pPr>
            <w:pStyle w:val="TOCHeading"/>
          </w:pPr>
        </w:p>
        <w:p w14:paraId="33F7643B" w14:textId="5DCB0BCB" w:rsidR="00C11D51" w:rsidRDefault="0008398C">
          <w:pPr>
            <w:pStyle w:val="TOC1"/>
            <w:tabs>
              <w:tab w:val="right" w:leader="dot" w:pos="9350"/>
            </w:tabs>
            <w:rPr>
              <w:ins w:id="5" w:author="Werikhe Jeremy" w:date="2024-12-09T10:29:00Z" w16du:dateUtc="2024-12-09T07:29:00Z"/>
              <w:rFonts w:asciiTheme="minorHAnsi" w:eastAsiaTheme="minorEastAsia" w:hAnsiTheme="minorHAnsi" w:cstheme="minorBidi"/>
              <w:noProof/>
              <w:kern w:val="2"/>
              <w:lang w:val="en-US"/>
              <w14:ligatures w14:val="standardContextual"/>
            </w:rPr>
          </w:pPr>
          <w:r w:rsidRPr="00C614B6">
            <w:rPr>
              <w:rFonts w:ascii="Times New Roman" w:hAnsi="Times New Roman" w:cs="Times New Roman"/>
              <w:sz w:val="24"/>
              <w:szCs w:val="24"/>
            </w:rPr>
            <w:fldChar w:fldCharType="begin"/>
          </w:r>
          <w:r w:rsidRPr="00C614B6">
            <w:rPr>
              <w:rFonts w:ascii="Times New Roman" w:hAnsi="Times New Roman" w:cs="Times New Roman"/>
              <w:sz w:val="24"/>
              <w:szCs w:val="24"/>
            </w:rPr>
            <w:instrText xml:space="preserve"> TOC \o "1-3" \h \z \u </w:instrText>
          </w:r>
          <w:r w:rsidRPr="00C614B6">
            <w:rPr>
              <w:rFonts w:ascii="Times New Roman" w:hAnsi="Times New Roman" w:cs="Times New Roman"/>
              <w:sz w:val="24"/>
              <w:szCs w:val="24"/>
            </w:rPr>
            <w:fldChar w:fldCharType="separate"/>
          </w:r>
          <w:ins w:id="6" w:author="Werikhe Jeremy" w:date="2024-12-09T10:29:00Z" w16du:dateUtc="2024-12-09T07:29:00Z">
            <w:r w:rsidR="00C11D51" w:rsidRPr="006804CC">
              <w:rPr>
                <w:rStyle w:val="Hyperlink"/>
                <w:noProof/>
              </w:rPr>
              <w:fldChar w:fldCharType="begin"/>
            </w:r>
            <w:r w:rsidR="00C11D51" w:rsidRPr="006804CC">
              <w:rPr>
                <w:rStyle w:val="Hyperlink"/>
                <w:noProof/>
              </w:rPr>
              <w:instrText xml:space="preserve"> </w:instrText>
            </w:r>
            <w:r w:rsidR="00C11D51">
              <w:rPr>
                <w:noProof/>
              </w:rPr>
              <w:instrText>HYPERLINK \l "_Toc184632613"</w:instrText>
            </w:r>
            <w:r w:rsidR="00C11D51" w:rsidRPr="006804CC">
              <w:rPr>
                <w:rStyle w:val="Hyperlink"/>
                <w:noProof/>
              </w:rPr>
              <w:instrText xml:space="preserve"> </w:instrText>
            </w:r>
            <w:r w:rsidR="00C11D51" w:rsidRPr="006804CC">
              <w:rPr>
                <w:rStyle w:val="Hyperlink"/>
                <w:noProof/>
              </w:rPr>
            </w:r>
            <w:r w:rsidR="00C11D51" w:rsidRPr="006804CC">
              <w:rPr>
                <w:rStyle w:val="Hyperlink"/>
                <w:noProof/>
              </w:rPr>
              <w:fldChar w:fldCharType="separate"/>
            </w:r>
            <w:r w:rsidR="00C11D51" w:rsidRPr="006804CC">
              <w:rPr>
                <w:rStyle w:val="Hyperlink"/>
                <w:noProof/>
              </w:rPr>
              <w:t>Declaration and Approval</w:t>
            </w:r>
            <w:r w:rsidR="00C11D51">
              <w:rPr>
                <w:noProof/>
                <w:webHidden/>
              </w:rPr>
              <w:tab/>
            </w:r>
            <w:r w:rsidR="00C11D51">
              <w:rPr>
                <w:noProof/>
                <w:webHidden/>
              </w:rPr>
              <w:fldChar w:fldCharType="begin"/>
            </w:r>
            <w:r w:rsidR="00C11D51">
              <w:rPr>
                <w:noProof/>
                <w:webHidden/>
              </w:rPr>
              <w:instrText xml:space="preserve"> PAGEREF _Toc184632613 \h </w:instrText>
            </w:r>
            <w:r w:rsidR="00C11D51">
              <w:rPr>
                <w:noProof/>
                <w:webHidden/>
              </w:rPr>
            </w:r>
          </w:ins>
          <w:r w:rsidR="00C11D51">
            <w:rPr>
              <w:noProof/>
              <w:webHidden/>
            </w:rPr>
            <w:fldChar w:fldCharType="separate"/>
          </w:r>
          <w:ins w:id="7" w:author="Werikhe Jeremy" w:date="2024-12-09T10:29:00Z" w16du:dateUtc="2024-12-09T07:29:00Z">
            <w:r w:rsidR="00C11D51">
              <w:rPr>
                <w:noProof/>
                <w:webHidden/>
              </w:rPr>
              <w:t>ii</w:t>
            </w:r>
            <w:r w:rsidR="00C11D51">
              <w:rPr>
                <w:noProof/>
                <w:webHidden/>
              </w:rPr>
              <w:fldChar w:fldCharType="end"/>
            </w:r>
            <w:r w:rsidR="00C11D51" w:rsidRPr="006804CC">
              <w:rPr>
                <w:rStyle w:val="Hyperlink"/>
                <w:noProof/>
              </w:rPr>
              <w:fldChar w:fldCharType="end"/>
            </w:r>
          </w:ins>
        </w:p>
        <w:p w14:paraId="34CCEF78" w14:textId="5B39F999" w:rsidR="00C11D51" w:rsidRDefault="00C11D51">
          <w:pPr>
            <w:pStyle w:val="TOC1"/>
            <w:tabs>
              <w:tab w:val="right" w:leader="dot" w:pos="9350"/>
            </w:tabs>
            <w:rPr>
              <w:ins w:id="8" w:author="Werikhe Jeremy" w:date="2024-12-09T10:29:00Z" w16du:dateUtc="2024-12-09T07:29:00Z"/>
              <w:rFonts w:asciiTheme="minorHAnsi" w:eastAsiaTheme="minorEastAsia" w:hAnsiTheme="minorHAnsi" w:cstheme="minorBidi"/>
              <w:noProof/>
              <w:kern w:val="2"/>
              <w:lang w:val="en-US"/>
              <w14:ligatures w14:val="standardContextual"/>
            </w:rPr>
          </w:pPr>
          <w:ins w:id="9"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"_Toc184632614"</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Abstract</w:t>
            </w:r>
            <w:r>
              <w:rPr>
                <w:noProof/>
                <w:webHidden/>
              </w:rPr>
              <w:tab/>
            </w:r>
            <w:r>
              <w:rPr>
                <w:noProof/>
                <w:webHidden/>
              </w:rPr>
              <w:fldChar w:fldCharType="begin"/>
            </w:r>
            <w:r>
              <w:rPr>
                <w:noProof/>
                <w:webHidden/>
              </w:rPr>
              <w:instrText xml:space="preserve"> PAGEREF _Toc184632614 \h </w:instrText>
            </w:r>
            <w:r>
              <w:rPr>
                <w:noProof/>
                <w:webHidden/>
              </w:rPr>
            </w:r>
          </w:ins>
          <w:r>
            <w:rPr>
              <w:noProof/>
              <w:webHidden/>
            </w:rPr>
            <w:fldChar w:fldCharType="separate"/>
          </w:r>
          <w:ins w:id="10" w:author="Werikhe Jeremy" w:date="2024-12-09T10:29:00Z" w16du:dateUtc="2024-12-09T07:29:00Z">
            <w:r>
              <w:rPr>
                <w:noProof/>
                <w:webHidden/>
              </w:rPr>
              <w:t>iii</w:t>
            </w:r>
            <w:r>
              <w:rPr>
                <w:noProof/>
                <w:webHidden/>
              </w:rPr>
              <w:fldChar w:fldCharType="end"/>
            </w:r>
            <w:r w:rsidRPr="006804CC">
              <w:rPr>
                <w:rStyle w:val="Hyperlink"/>
                <w:noProof/>
              </w:rPr>
              <w:fldChar w:fldCharType="end"/>
            </w:r>
          </w:ins>
        </w:p>
        <w:p w14:paraId="350BA5BD" w14:textId="63748D65" w:rsidR="00C11D51" w:rsidRDefault="00C11D51">
          <w:pPr>
            <w:pStyle w:val="TOC1"/>
            <w:tabs>
              <w:tab w:val="right" w:leader="dot" w:pos="9350"/>
            </w:tabs>
            <w:rPr>
              <w:ins w:id="11" w:author="Werikhe Jeremy" w:date="2024-12-09T10:29:00Z" w16du:dateUtc="2024-12-09T07:29:00Z"/>
              <w:rFonts w:asciiTheme="minorHAnsi" w:eastAsiaTheme="minorEastAsia" w:hAnsiTheme="minorHAnsi" w:cstheme="minorBidi"/>
              <w:noProof/>
              <w:kern w:val="2"/>
              <w:lang w:val="en-US"/>
              <w14:ligatures w14:val="standardContextual"/>
            </w:rPr>
          </w:pPr>
          <w:ins w:id="12"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"_Toc184632615"</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eastAsia="Cambria"/>
                <w:noProof/>
              </w:rPr>
              <w:t>Table of Contents</w:t>
            </w:r>
            <w:r>
              <w:rPr>
                <w:noProof/>
                <w:webHidden/>
              </w:rPr>
              <w:tab/>
            </w:r>
            <w:r>
              <w:rPr>
                <w:noProof/>
                <w:webHidden/>
              </w:rPr>
              <w:fldChar w:fldCharType="begin"/>
            </w:r>
            <w:r>
              <w:rPr>
                <w:noProof/>
                <w:webHidden/>
              </w:rPr>
              <w:instrText xml:space="preserve"> PAGEREF _Toc184632615 \h </w:instrText>
            </w:r>
            <w:r>
              <w:rPr>
                <w:noProof/>
                <w:webHidden/>
              </w:rPr>
            </w:r>
          </w:ins>
          <w:r>
            <w:rPr>
              <w:noProof/>
              <w:webHidden/>
            </w:rPr>
            <w:fldChar w:fldCharType="separate"/>
          </w:r>
          <w:ins w:id="13" w:author="Werikhe Jeremy" w:date="2024-12-09T10:29:00Z" w16du:dateUtc="2024-12-09T07:29:00Z">
            <w:r>
              <w:rPr>
                <w:noProof/>
                <w:webHidden/>
              </w:rPr>
              <w:t>iv</w:t>
            </w:r>
            <w:r>
              <w:rPr>
                <w:noProof/>
                <w:webHidden/>
              </w:rPr>
              <w:fldChar w:fldCharType="end"/>
            </w:r>
            <w:r w:rsidRPr="006804CC">
              <w:rPr>
                <w:rStyle w:val="Hyperlink"/>
                <w:noProof/>
              </w:rPr>
              <w:fldChar w:fldCharType="end"/>
            </w:r>
          </w:ins>
        </w:p>
        <w:p w14:paraId="1AE200A8" w14:textId="5244A41C" w:rsidR="00C11D51" w:rsidRDefault="00C11D51">
          <w:pPr>
            <w:pStyle w:val="TOC1"/>
            <w:tabs>
              <w:tab w:val="right" w:leader="dot" w:pos="9350"/>
            </w:tabs>
            <w:rPr>
              <w:ins w:id="14" w:author="Werikhe Jeremy" w:date="2024-12-09T10:29:00Z" w16du:dateUtc="2024-12-09T07:29:00Z"/>
              <w:rFonts w:asciiTheme="minorHAnsi" w:eastAsiaTheme="minorEastAsia" w:hAnsiTheme="minorHAnsi" w:cstheme="minorBidi"/>
              <w:noProof/>
              <w:kern w:val="2"/>
              <w:lang w:val="en-US"/>
              <w14:ligatures w14:val="standardContextual"/>
            </w:rPr>
          </w:pPr>
          <w:ins w:id="15"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"_Toc184632616"</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List of Tables</w:t>
            </w:r>
            <w:r>
              <w:rPr>
                <w:noProof/>
                <w:webHidden/>
              </w:rPr>
              <w:tab/>
            </w:r>
            <w:r>
              <w:rPr>
                <w:noProof/>
                <w:webHidden/>
              </w:rPr>
              <w:fldChar w:fldCharType="begin"/>
            </w:r>
            <w:r>
              <w:rPr>
                <w:noProof/>
                <w:webHidden/>
              </w:rPr>
              <w:instrText xml:space="preserve"> PAGEREF _Toc184632616 \h </w:instrText>
            </w:r>
            <w:r>
              <w:rPr>
                <w:noProof/>
                <w:webHidden/>
              </w:rPr>
            </w:r>
          </w:ins>
          <w:r>
            <w:rPr>
              <w:noProof/>
              <w:webHidden/>
            </w:rPr>
            <w:fldChar w:fldCharType="separate"/>
          </w:r>
          <w:ins w:id="16" w:author="Werikhe Jeremy" w:date="2024-12-09T10:29:00Z" w16du:dateUtc="2024-12-09T07:29:00Z">
            <w:r>
              <w:rPr>
                <w:noProof/>
                <w:webHidden/>
              </w:rPr>
              <w:t>vii</w:t>
            </w:r>
            <w:r>
              <w:rPr>
                <w:noProof/>
                <w:webHidden/>
              </w:rPr>
              <w:fldChar w:fldCharType="end"/>
            </w:r>
            <w:r w:rsidRPr="006804CC">
              <w:rPr>
                <w:rStyle w:val="Hyperlink"/>
                <w:noProof/>
              </w:rPr>
              <w:fldChar w:fldCharType="end"/>
            </w:r>
          </w:ins>
        </w:p>
        <w:p w14:paraId="6B3FDAF6" w14:textId="59BCD843" w:rsidR="00C11D51" w:rsidRDefault="00C11D51">
          <w:pPr>
            <w:pStyle w:val="TOC1"/>
            <w:tabs>
              <w:tab w:val="right" w:leader="dot" w:pos="9350"/>
            </w:tabs>
            <w:rPr>
              <w:ins w:id="17" w:author="Werikhe Jeremy" w:date="2024-12-09T10:29:00Z" w16du:dateUtc="2024-12-09T07:29:00Z"/>
              <w:rFonts w:asciiTheme="minorHAnsi" w:eastAsiaTheme="minorEastAsia" w:hAnsiTheme="minorHAnsi" w:cstheme="minorBidi"/>
              <w:noProof/>
              <w:kern w:val="2"/>
              <w:lang w:val="en-US"/>
              <w14:ligatures w14:val="standardContextual"/>
            </w:rPr>
          </w:pPr>
          <w:ins w:id="18"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"_Toc184632617"</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List of Figures</w:t>
            </w:r>
            <w:r>
              <w:rPr>
                <w:noProof/>
                <w:webHidden/>
              </w:rPr>
              <w:tab/>
            </w:r>
            <w:r>
              <w:rPr>
                <w:noProof/>
                <w:webHidden/>
              </w:rPr>
              <w:fldChar w:fldCharType="begin"/>
            </w:r>
            <w:r>
              <w:rPr>
                <w:noProof/>
                <w:webHidden/>
              </w:rPr>
              <w:instrText xml:space="preserve"> PAGEREF _Toc184632617 \h </w:instrText>
            </w:r>
            <w:r>
              <w:rPr>
                <w:noProof/>
                <w:webHidden/>
              </w:rPr>
            </w:r>
          </w:ins>
          <w:r>
            <w:rPr>
              <w:noProof/>
              <w:webHidden/>
            </w:rPr>
            <w:fldChar w:fldCharType="separate"/>
          </w:r>
          <w:ins w:id="19" w:author="Werikhe Jeremy" w:date="2024-12-09T10:29:00Z" w16du:dateUtc="2024-12-09T07:29:00Z">
            <w:r>
              <w:rPr>
                <w:noProof/>
                <w:webHidden/>
              </w:rPr>
              <w:t>viii</w:t>
            </w:r>
            <w:r>
              <w:rPr>
                <w:noProof/>
                <w:webHidden/>
              </w:rPr>
              <w:fldChar w:fldCharType="end"/>
            </w:r>
            <w:r w:rsidRPr="006804CC">
              <w:rPr>
                <w:rStyle w:val="Hyperlink"/>
                <w:noProof/>
              </w:rPr>
              <w:fldChar w:fldCharType="end"/>
            </w:r>
          </w:ins>
        </w:p>
        <w:p w14:paraId="0BBFF679" w14:textId="77250018" w:rsidR="00C11D51" w:rsidRDefault="00C11D51">
          <w:pPr>
            <w:pStyle w:val="TOC1"/>
            <w:tabs>
              <w:tab w:val="right" w:leader="dot" w:pos="9350"/>
            </w:tabs>
            <w:rPr>
              <w:ins w:id="20" w:author="Werikhe Jeremy" w:date="2024-12-09T10:29:00Z" w16du:dateUtc="2024-12-09T07:29:00Z"/>
              <w:rFonts w:asciiTheme="minorHAnsi" w:eastAsiaTheme="minorEastAsia" w:hAnsiTheme="minorHAnsi" w:cstheme="minorBidi"/>
              <w:noProof/>
              <w:kern w:val="2"/>
              <w:lang w:val="en-US"/>
              <w14:ligatures w14:val="standardContextual"/>
            </w:rPr>
          </w:pPr>
          <w:ins w:id="21"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"_Toc184632618"</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Chapter 1: Introduction</w:t>
            </w:r>
            <w:r>
              <w:rPr>
                <w:noProof/>
                <w:webHidden/>
              </w:rPr>
              <w:tab/>
            </w:r>
            <w:r>
              <w:rPr>
                <w:noProof/>
                <w:webHidden/>
              </w:rPr>
              <w:fldChar w:fldCharType="begin"/>
            </w:r>
            <w:r>
              <w:rPr>
                <w:noProof/>
                <w:webHidden/>
              </w:rPr>
              <w:instrText xml:space="preserve"> PAGEREF _Toc184632618 \h </w:instrText>
            </w:r>
            <w:r>
              <w:rPr>
                <w:noProof/>
                <w:webHidden/>
              </w:rPr>
            </w:r>
          </w:ins>
          <w:r>
            <w:rPr>
              <w:noProof/>
              <w:webHidden/>
            </w:rPr>
            <w:fldChar w:fldCharType="separate"/>
          </w:r>
          <w:ins w:id="22" w:author="Werikhe Jeremy" w:date="2024-12-09T10:29:00Z" w16du:dateUtc="2024-12-09T07:29:00Z">
            <w:r>
              <w:rPr>
                <w:noProof/>
                <w:webHidden/>
              </w:rPr>
              <w:t>1</w:t>
            </w:r>
            <w:r>
              <w:rPr>
                <w:noProof/>
                <w:webHidden/>
              </w:rPr>
              <w:fldChar w:fldCharType="end"/>
            </w:r>
            <w:r w:rsidRPr="006804CC">
              <w:rPr>
                <w:rStyle w:val="Hyperlink"/>
                <w:noProof/>
              </w:rPr>
              <w:fldChar w:fldCharType="end"/>
            </w:r>
          </w:ins>
        </w:p>
        <w:p w14:paraId="5E5F3109" w14:textId="0F5FF68C" w:rsidR="00C11D51" w:rsidRDefault="00C11D51">
          <w:pPr>
            <w:pStyle w:val="TOC2"/>
            <w:tabs>
              <w:tab w:val="right" w:leader="dot" w:pos="9350"/>
            </w:tabs>
            <w:rPr>
              <w:ins w:id="23" w:author="Werikhe Jeremy" w:date="2024-12-09T10:29:00Z" w16du:dateUtc="2024-12-09T07:29:00Z"/>
              <w:rFonts w:asciiTheme="minorHAnsi" w:eastAsiaTheme="minorEastAsia" w:hAnsiTheme="minorHAnsi" w:cstheme="minorBidi"/>
              <w:noProof/>
              <w:kern w:val="2"/>
              <w:lang w:val="en-US"/>
              <w14:ligatures w14:val="standardContextual"/>
            </w:rPr>
          </w:pPr>
          <w:ins w:id="24"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"_Toc184632619"</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1.1 Background</w:t>
            </w:r>
            <w:r>
              <w:rPr>
                <w:noProof/>
                <w:webHidden/>
              </w:rPr>
              <w:tab/>
            </w:r>
            <w:r>
              <w:rPr>
                <w:noProof/>
                <w:webHidden/>
              </w:rPr>
              <w:fldChar w:fldCharType="begin"/>
            </w:r>
            <w:r>
              <w:rPr>
                <w:noProof/>
                <w:webHidden/>
              </w:rPr>
              <w:instrText xml:space="preserve"> PAGEREF _Toc184632619 \h </w:instrText>
            </w:r>
            <w:r>
              <w:rPr>
                <w:noProof/>
                <w:webHidden/>
              </w:rPr>
            </w:r>
          </w:ins>
          <w:r>
            <w:rPr>
              <w:noProof/>
              <w:webHidden/>
            </w:rPr>
            <w:fldChar w:fldCharType="separate"/>
          </w:r>
          <w:ins w:id="25" w:author="Werikhe Jeremy" w:date="2024-12-09T10:29:00Z" w16du:dateUtc="2024-12-09T07:29:00Z">
            <w:r>
              <w:rPr>
                <w:noProof/>
                <w:webHidden/>
              </w:rPr>
              <w:t>1</w:t>
            </w:r>
            <w:r>
              <w:rPr>
                <w:noProof/>
                <w:webHidden/>
              </w:rPr>
              <w:fldChar w:fldCharType="end"/>
            </w:r>
            <w:r w:rsidRPr="006804CC">
              <w:rPr>
                <w:rStyle w:val="Hyperlink"/>
                <w:noProof/>
              </w:rPr>
              <w:fldChar w:fldCharType="end"/>
            </w:r>
          </w:ins>
        </w:p>
        <w:p w14:paraId="04E8FF23" w14:textId="3E750BDD" w:rsidR="00C11D51" w:rsidRDefault="00C11D51">
          <w:pPr>
            <w:pStyle w:val="TOC2"/>
            <w:tabs>
              <w:tab w:val="right" w:leader="dot" w:pos="9350"/>
            </w:tabs>
            <w:rPr>
              <w:ins w:id="26" w:author="Werikhe Jeremy" w:date="2024-12-09T10:29:00Z" w16du:dateUtc="2024-12-09T07:29:00Z"/>
              <w:rFonts w:asciiTheme="minorHAnsi" w:eastAsiaTheme="minorEastAsia" w:hAnsiTheme="minorHAnsi" w:cstheme="minorBidi"/>
              <w:noProof/>
              <w:kern w:val="2"/>
              <w:lang w:val="en-US"/>
              <w14:ligatures w14:val="standardContextual"/>
            </w:rPr>
          </w:pPr>
          <w:ins w:id="27"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"_Toc184632620"</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1.2 Problem Statement</w:t>
            </w:r>
            <w:r>
              <w:rPr>
                <w:noProof/>
                <w:webHidden/>
              </w:rPr>
              <w:tab/>
            </w:r>
            <w:r>
              <w:rPr>
                <w:noProof/>
                <w:webHidden/>
              </w:rPr>
              <w:fldChar w:fldCharType="begin"/>
            </w:r>
            <w:r>
              <w:rPr>
                <w:noProof/>
                <w:webHidden/>
              </w:rPr>
              <w:instrText xml:space="preserve"> PAGEREF _Toc184632620 \h </w:instrText>
            </w:r>
            <w:r>
              <w:rPr>
                <w:noProof/>
                <w:webHidden/>
              </w:rPr>
            </w:r>
          </w:ins>
          <w:r>
            <w:rPr>
              <w:noProof/>
              <w:webHidden/>
            </w:rPr>
            <w:fldChar w:fldCharType="separate"/>
          </w:r>
          <w:ins w:id="28" w:author="Werikhe Jeremy" w:date="2024-12-09T10:29:00Z" w16du:dateUtc="2024-12-09T07:29:00Z">
            <w:r>
              <w:rPr>
                <w:noProof/>
                <w:webHidden/>
              </w:rPr>
              <w:t>2</w:t>
            </w:r>
            <w:r>
              <w:rPr>
                <w:noProof/>
                <w:webHidden/>
              </w:rPr>
              <w:fldChar w:fldCharType="end"/>
            </w:r>
            <w:r w:rsidRPr="006804CC">
              <w:rPr>
                <w:rStyle w:val="Hyperlink"/>
                <w:noProof/>
              </w:rPr>
              <w:fldChar w:fldCharType="end"/>
            </w:r>
          </w:ins>
        </w:p>
        <w:p w14:paraId="7990A586" w14:textId="2E4B774D" w:rsidR="00C11D51" w:rsidRDefault="00C11D51">
          <w:pPr>
            <w:pStyle w:val="TOC2"/>
            <w:tabs>
              <w:tab w:val="right" w:leader="dot" w:pos="9350"/>
            </w:tabs>
            <w:rPr>
              <w:ins w:id="29" w:author="Werikhe Jeremy" w:date="2024-12-09T10:29:00Z" w16du:dateUtc="2024-12-09T07:29:00Z"/>
              <w:rFonts w:asciiTheme="minorHAnsi" w:eastAsiaTheme="minorEastAsia" w:hAnsiTheme="minorHAnsi" w:cstheme="minorBidi"/>
              <w:noProof/>
              <w:kern w:val="2"/>
              <w:lang w:val="en-US"/>
              <w14:ligatures w14:val="standardContextual"/>
            </w:rPr>
          </w:pPr>
          <w:ins w:id="30"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"_Toc184632621"</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1.3 General Aim</w:t>
            </w:r>
            <w:r>
              <w:rPr>
                <w:noProof/>
                <w:webHidden/>
              </w:rPr>
              <w:tab/>
            </w:r>
            <w:r>
              <w:rPr>
                <w:noProof/>
                <w:webHidden/>
              </w:rPr>
              <w:fldChar w:fldCharType="begin"/>
            </w:r>
            <w:r>
              <w:rPr>
                <w:noProof/>
                <w:webHidden/>
              </w:rPr>
              <w:instrText xml:space="preserve"> PAGEREF _Toc184632621 \h </w:instrText>
            </w:r>
            <w:r>
              <w:rPr>
                <w:noProof/>
                <w:webHidden/>
              </w:rPr>
            </w:r>
          </w:ins>
          <w:r>
            <w:rPr>
              <w:noProof/>
              <w:webHidden/>
            </w:rPr>
            <w:fldChar w:fldCharType="separate"/>
          </w:r>
          <w:ins w:id="31" w:author="Werikhe Jeremy" w:date="2024-12-09T10:29:00Z" w16du:dateUtc="2024-12-09T07:29:00Z">
            <w:r>
              <w:rPr>
                <w:noProof/>
                <w:webHidden/>
              </w:rPr>
              <w:t>2</w:t>
            </w:r>
            <w:r>
              <w:rPr>
                <w:noProof/>
                <w:webHidden/>
              </w:rPr>
              <w:fldChar w:fldCharType="end"/>
            </w:r>
            <w:r w:rsidRPr="006804CC">
              <w:rPr>
                <w:rStyle w:val="Hyperlink"/>
                <w:noProof/>
              </w:rPr>
              <w:fldChar w:fldCharType="end"/>
            </w:r>
          </w:ins>
        </w:p>
        <w:p w14:paraId="3D2AEE48" w14:textId="3AFE349F" w:rsidR="00C11D51" w:rsidRDefault="00C11D51">
          <w:pPr>
            <w:pStyle w:val="TOC2"/>
            <w:tabs>
              <w:tab w:val="right" w:leader="dot" w:pos="9350"/>
            </w:tabs>
            <w:rPr>
              <w:ins w:id="32" w:author="Werikhe Jeremy" w:date="2024-12-09T10:29:00Z" w16du:dateUtc="2024-12-09T07:29:00Z"/>
              <w:rFonts w:asciiTheme="minorHAnsi" w:eastAsiaTheme="minorEastAsia" w:hAnsiTheme="minorHAnsi" w:cstheme="minorBidi"/>
              <w:noProof/>
              <w:kern w:val="2"/>
              <w:lang w:val="en-US"/>
              <w14:ligatures w14:val="standardContextual"/>
            </w:rPr>
          </w:pPr>
          <w:ins w:id="33"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"_Toc184632622"</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1.4 Specific Objectives</w:t>
            </w:r>
            <w:r>
              <w:rPr>
                <w:noProof/>
                <w:webHidden/>
              </w:rPr>
              <w:tab/>
            </w:r>
            <w:r>
              <w:rPr>
                <w:noProof/>
                <w:webHidden/>
              </w:rPr>
              <w:fldChar w:fldCharType="begin"/>
            </w:r>
            <w:r>
              <w:rPr>
                <w:noProof/>
                <w:webHidden/>
              </w:rPr>
              <w:instrText xml:space="preserve"> PAGEREF _Toc184632622 \h </w:instrText>
            </w:r>
            <w:r>
              <w:rPr>
                <w:noProof/>
                <w:webHidden/>
              </w:rPr>
            </w:r>
          </w:ins>
          <w:r>
            <w:rPr>
              <w:noProof/>
              <w:webHidden/>
            </w:rPr>
            <w:fldChar w:fldCharType="separate"/>
          </w:r>
          <w:ins w:id="34" w:author="Werikhe Jeremy" w:date="2024-12-09T10:29:00Z" w16du:dateUtc="2024-12-09T07:29:00Z">
            <w:r>
              <w:rPr>
                <w:noProof/>
                <w:webHidden/>
              </w:rPr>
              <w:t>2</w:t>
            </w:r>
            <w:r>
              <w:rPr>
                <w:noProof/>
                <w:webHidden/>
              </w:rPr>
              <w:fldChar w:fldCharType="end"/>
            </w:r>
            <w:r w:rsidRPr="006804CC">
              <w:rPr>
                <w:rStyle w:val="Hyperlink"/>
                <w:noProof/>
              </w:rPr>
              <w:fldChar w:fldCharType="end"/>
            </w:r>
          </w:ins>
        </w:p>
        <w:p w14:paraId="33040983" w14:textId="57F13BEA" w:rsidR="00C11D51" w:rsidRDefault="00C11D51">
          <w:pPr>
            <w:pStyle w:val="TOC2"/>
            <w:tabs>
              <w:tab w:val="right" w:leader="dot" w:pos="9350"/>
            </w:tabs>
            <w:rPr>
              <w:ins w:id="35" w:author="Werikhe Jeremy" w:date="2024-12-09T10:29:00Z" w16du:dateUtc="2024-12-09T07:29:00Z"/>
              <w:rFonts w:asciiTheme="minorHAnsi" w:eastAsiaTheme="minorEastAsia" w:hAnsiTheme="minorHAnsi" w:cstheme="minorBidi"/>
              <w:noProof/>
              <w:kern w:val="2"/>
              <w:lang w:val="en-US"/>
              <w14:ligatures w14:val="standardContextual"/>
            </w:rPr>
          </w:pPr>
          <w:ins w:id="36"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"_Toc184632623"</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1.5 Justification</w:t>
            </w:r>
            <w:r>
              <w:rPr>
                <w:noProof/>
                <w:webHidden/>
              </w:rPr>
              <w:tab/>
            </w:r>
            <w:r>
              <w:rPr>
                <w:noProof/>
                <w:webHidden/>
              </w:rPr>
              <w:fldChar w:fldCharType="begin"/>
            </w:r>
            <w:r>
              <w:rPr>
                <w:noProof/>
                <w:webHidden/>
              </w:rPr>
              <w:instrText xml:space="preserve"> PAGEREF _Toc184632623 \h </w:instrText>
            </w:r>
            <w:r>
              <w:rPr>
                <w:noProof/>
                <w:webHidden/>
              </w:rPr>
            </w:r>
          </w:ins>
          <w:r>
            <w:rPr>
              <w:noProof/>
              <w:webHidden/>
            </w:rPr>
            <w:fldChar w:fldCharType="separate"/>
          </w:r>
          <w:ins w:id="37" w:author="Werikhe Jeremy" w:date="2024-12-09T10:29:00Z" w16du:dateUtc="2024-12-09T07:29:00Z">
            <w:r>
              <w:rPr>
                <w:noProof/>
                <w:webHidden/>
              </w:rPr>
              <w:t>3</w:t>
            </w:r>
            <w:r>
              <w:rPr>
                <w:noProof/>
                <w:webHidden/>
              </w:rPr>
              <w:fldChar w:fldCharType="end"/>
            </w:r>
            <w:r w:rsidRPr="006804CC">
              <w:rPr>
                <w:rStyle w:val="Hyperlink"/>
                <w:noProof/>
              </w:rPr>
              <w:fldChar w:fldCharType="end"/>
            </w:r>
          </w:ins>
        </w:p>
        <w:p w14:paraId="3CEDB9C3" w14:textId="2683A7ED" w:rsidR="00C11D51" w:rsidRDefault="00C11D51">
          <w:pPr>
            <w:pStyle w:val="TOC2"/>
            <w:tabs>
              <w:tab w:val="right" w:leader="dot" w:pos="9350"/>
            </w:tabs>
            <w:rPr>
              <w:ins w:id="38" w:author="Werikhe Jeremy" w:date="2024-12-09T10:29:00Z" w16du:dateUtc="2024-12-09T07:29:00Z"/>
              <w:rFonts w:asciiTheme="minorHAnsi" w:eastAsiaTheme="minorEastAsia" w:hAnsiTheme="minorHAnsi" w:cstheme="minorBidi"/>
              <w:noProof/>
              <w:kern w:val="2"/>
              <w:lang w:val="en-US"/>
              <w14:ligatures w14:val="standardContextual"/>
            </w:rPr>
          </w:pPr>
          <w:ins w:id="39"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"_Toc184632624"</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1.6 Scope and Limitations</w:t>
            </w:r>
            <w:r>
              <w:rPr>
                <w:noProof/>
                <w:webHidden/>
              </w:rPr>
              <w:tab/>
            </w:r>
            <w:r>
              <w:rPr>
                <w:noProof/>
                <w:webHidden/>
              </w:rPr>
              <w:fldChar w:fldCharType="begin"/>
            </w:r>
            <w:r>
              <w:rPr>
                <w:noProof/>
                <w:webHidden/>
              </w:rPr>
              <w:instrText xml:space="preserve"> PAGEREF _Toc184632624 \h </w:instrText>
            </w:r>
            <w:r>
              <w:rPr>
                <w:noProof/>
                <w:webHidden/>
              </w:rPr>
            </w:r>
          </w:ins>
          <w:r>
            <w:rPr>
              <w:noProof/>
              <w:webHidden/>
            </w:rPr>
            <w:fldChar w:fldCharType="separate"/>
          </w:r>
          <w:ins w:id="40" w:author="Werikhe Jeremy" w:date="2024-12-09T10:29:00Z" w16du:dateUtc="2024-12-09T07:29:00Z">
            <w:r>
              <w:rPr>
                <w:noProof/>
                <w:webHidden/>
              </w:rPr>
              <w:t>3</w:t>
            </w:r>
            <w:r>
              <w:rPr>
                <w:noProof/>
                <w:webHidden/>
              </w:rPr>
              <w:fldChar w:fldCharType="end"/>
            </w:r>
            <w:r w:rsidRPr="006804CC">
              <w:rPr>
                <w:rStyle w:val="Hyperlink"/>
                <w:noProof/>
              </w:rPr>
              <w:fldChar w:fldCharType="end"/>
            </w:r>
          </w:ins>
        </w:p>
        <w:p w14:paraId="06FC3926" w14:textId="162B4989" w:rsidR="00C11D51" w:rsidRDefault="00C11D51">
          <w:pPr>
            <w:pStyle w:val="TOC2"/>
            <w:tabs>
              <w:tab w:val="right" w:leader="dot" w:pos="9350"/>
            </w:tabs>
            <w:rPr>
              <w:ins w:id="41" w:author="Werikhe Jeremy" w:date="2024-12-09T10:29:00Z" w16du:dateUtc="2024-12-09T07:29:00Z"/>
              <w:rFonts w:asciiTheme="minorHAnsi" w:eastAsiaTheme="minorEastAsia" w:hAnsiTheme="minorHAnsi" w:cstheme="minorBidi"/>
              <w:noProof/>
              <w:kern w:val="2"/>
              <w:lang w:val="en-US"/>
              <w14:ligatures w14:val="standardContextual"/>
            </w:rPr>
          </w:pPr>
          <w:ins w:id="42"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"_Toc184632625"</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hAnsi="Times New Roman" w:cs="Times New Roman"/>
                <w:noProof/>
              </w:rPr>
              <w:t>1.7 Delimitation</w:t>
            </w:r>
            <w:r>
              <w:rPr>
                <w:noProof/>
                <w:webHidden/>
              </w:rPr>
              <w:tab/>
            </w:r>
            <w:r>
              <w:rPr>
                <w:noProof/>
                <w:webHidden/>
              </w:rPr>
              <w:fldChar w:fldCharType="begin"/>
            </w:r>
            <w:r>
              <w:rPr>
                <w:noProof/>
                <w:webHidden/>
              </w:rPr>
              <w:instrText xml:space="preserve"> PAGEREF _Toc184632625 \h </w:instrText>
            </w:r>
            <w:r>
              <w:rPr>
                <w:noProof/>
                <w:webHidden/>
              </w:rPr>
            </w:r>
          </w:ins>
          <w:r>
            <w:rPr>
              <w:noProof/>
              <w:webHidden/>
            </w:rPr>
            <w:fldChar w:fldCharType="separate"/>
          </w:r>
          <w:ins w:id="43" w:author="Werikhe Jeremy" w:date="2024-12-09T10:29:00Z" w16du:dateUtc="2024-12-09T07:29:00Z">
            <w:r>
              <w:rPr>
                <w:noProof/>
                <w:webHidden/>
              </w:rPr>
              <w:t>4</w:t>
            </w:r>
            <w:r>
              <w:rPr>
                <w:noProof/>
                <w:webHidden/>
              </w:rPr>
              <w:fldChar w:fldCharType="end"/>
            </w:r>
            <w:r w:rsidRPr="006804CC">
              <w:rPr>
                <w:rStyle w:val="Hyperlink"/>
                <w:noProof/>
              </w:rPr>
              <w:fldChar w:fldCharType="end"/>
            </w:r>
          </w:ins>
        </w:p>
        <w:p w14:paraId="152908FA" w14:textId="4FC2AD7A" w:rsidR="00C11D51" w:rsidRDefault="00C11D51">
          <w:pPr>
            <w:pStyle w:val="TOC1"/>
            <w:tabs>
              <w:tab w:val="right" w:leader="dot" w:pos="9350"/>
            </w:tabs>
            <w:rPr>
              <w:ins w:id="44" w:author="Werikhe Jeremy" w:date="2024-12-09T10:29:00Z" w16du:dateUtc="2024-12-09T07:29:00Z"/>
              <w:rFonts w:asciiTheme="minorHAnsi" w:eastAsiaTheme="minorEastAsia" w:hAnsiTheme="minorHAnsi" w:cstheme="minorBidi"/>
              <w:noProof/>
              <w:kern w:val="2"/>
              <w:lang w:val="en-US"/>
              <w14:ligatures w14:val="standardContextual"/>
            </w:rPr>
          </w:pPr>
          <w:ins w:id="45"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"_Toc184632626"</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Chapter 2: Literature Review</w:t>
            </w:r>
            <w:r>
              <w:rPr>
                <w:noProof/>
                <w:webHidden/>
              </w:rPr>
              <w:tab/>
            </w:r>
            <w:r>
              <w:rPr>
                <w:noProof/>
                <w:webHidden/>
              </w:rPr>
              <w:fldChar w:fldCharType="begin"/>
            </w:r>
            <w:r>
              <w:rPr>
                <w:noProof/>
                <w:webHidden/>
              </w:rPr>
              <w:instrText xml:space="preserve"> PAGEREF _Toc184632626 \h </w:instrText>
            </w:r>
            <w:r>
              <w:rPr>
                <w:noProof/>
                <w:webHidden/>
              </w:rPr>
            </w:r>
          </w:ins>
          <w:r>
            <w:rPr>
              <w:noProof/>
              <w:webHidden/>
            </w:rPr>
            <w:fldChar w:fldCharType="separate"/>
          </w:r>
          <w:ins w:id="46" w:author="Werikhe Jeremy" w:date="2024-12-09T10:29:00Z" w16du:dateUtc="2024-12-09T07:29:00Z">
            <w:r>
              <w:rPr>
                <w:noProof/>
                <w:webHidden/>
              </w:rPr>
              <w:t>5</w:t>
            </w:r>
            <w:r>
              <w:rPr>
                <w:noProof/>
                <w:webHidden/>
              </w:rPr>
              <w:fldChar w:fldCharType="end"/>
            </w:r>
            <w:r w:rsidRPr="006804CC">
              <w:rPr>
                <w:rStyle w:val="Hyperlink"/>
                <w:noProof/>
              </w:rPr>
              <w:fldChar w:fldCharType="end"/>
            </w:r>
          </w:ins>
        </w:p>
        <w:p w14:paraId="624A0BB3" w14:textId="2C03ECB8" w:rsidR="00C11D51" w:rsidRDefault="00C11D51">
          <w:pPr>
            <w:pStyle w:val="TOC2"/>
            <w:tabs>
              <w:tab w:val="right" w:leader="dot" w:pos="9350"/>
            </w:tabs>
            <w:rPr>
              <w:ins w:id="47" w:author="Werikhe Jeremy" w:date="2024-12-09T10:29:00Z" w16du:dateUtc="2024-12-09T07:29:00Z"/>
              <w:rFonts w:asciiTheme="minorHAnsi" w:eastAsiaTheme="minorEastAsia" w:hAnsiTheme="minorHAnsi" w:cstheme="minorBidi"/>
              <w:noProof/>
              <w:kern w:val="2"/>
              <w:lang w:val="en-US"/>
              <w14:ligatures w14:val="standardContextual"/>
            </w:rPr>
          </w:pPr>
          <w:ins w:id="48"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"_Toc184632627"</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2.1 Introduction</w:t>
            </w:r>
            <w:r>
              <w:rPr>
                <w:noProof/>
                <w:webHidden/>
              </w:rPr>
              <w:tab/>
            </w:r>
            <w:r>
              <w:rPr>
                <w:noProof/>
                <w:webHidden/>
              </w:rPr>
              <w:fldChar w:fldCharType="begin"/>
            </w:r>
            <w:r>
              <w:rPr>
                <w:noProof/>
                <w:webHidden/>
              </w:rPr>
              <w:instrText xml:space="preserve"> PAGEREF _Toc184632627 \h </w:instrText>
            </w:r>
            <w:r>
              <w:rPr>
                <w:noProof/>
                <w:webHidden/>
              </w:rPr>
            </w:r>
          </w:ins>
          <w:r>
            <w:rPr>
              <w:noProof/>
              <w:webHidden/>
            </w:rPr>
            <w:fldChar w:fldCharType="separate"/>
          </w:r>
          <w:ins w:id="49" w:author="Werikhe Jeremy" w:date="2024-12-09T10:29:00Z" w16du:dateUtc="2024-12-09T07:29:00Z">
            <w:r>
              <w:rPr>
                <w:noProof/>
                <w:webHidden/>
              </w:rPr>
              <w:t>5</w:t>
            </w:r>
            <w:r>
              <w:rPr>
                <w:noProof/>
                <w:webHidden/>
              </w:rPr>
              <w:fldChar w:fldCharType="end"/>
            </w:r>
            <w:r w:rsidRPr="006804CC">
              <w:rPr>
                <w:rStyle w:val="Hyperlink"/>
                <w:noProof/>
              </w:rPr>
              <w:fldChar w:fldCharType="end"/>
            </w:r>
          </w:ins>
        </w:p>
        <w:p w14:paraId="4DAFCAA9" w14:textId="675BCE15" w:rsidR="00C11D51" w:rsidRDefault="00C11D51">
          <w:pPr>
            <w:pStyle w:val="TOC2"/>
            <w:tabs>
              <w:tab w:val="right" w:leader="dot" w:pos="9350"/>
            </w:tabs>
            <w:rPr>
              <w:ins w:id="50" w:author="Werikhe Jeremy" w:date="2024-12-09T10:29:00Z" w16du:dateUtc="2024-12-09T07:29:00Z"/>
              <w:rFonts w:asciiTheme="minorHAnsi" w:eastAsiaTheme="minorEastAsia" w:hAnsiTheme="minorHAnsi" w:cstheme="minorBidi"/>
              <w:noProof/>
              <w:kern w:val="2"/>
              <w:lang w:val="en-US"/>
              <w14:ligatures w14:val="standardContextual"/>
            </w:rPr>
          </w:pPr>
          <w:ins w:id="51"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"_Toc184632628"</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2.2 Understand the state of medical services in the health sector.</w:t>
            </w:r>
            <w:r>
              <w:rPr>
                <w:noProof/>
                <w:webHidden/>
              </w:rPr>
              <w:tab/>
            </w:r>
            <w:r>
              <w:rPr>
                <w:noProof/>
                <w:webHidden/>
              </w:rPr>
              <w:fldChar w:fldCharType="begin"/>
            </w:r>
            <w:r>
              <w:rPr>
                <w:noProof/>
                <w:webHidden/>
              </w:rPr>
              <w:instrText xml:space="preserve"> PAGEREF _Toc184632628 \h </w:instrText>
            </w:r>
            <w:r>
              <w:rPr>
                <w:noProof/>
                <w:webHidden/>
              </w:rPr>
            </w:r>
          </w:ins>
          <w:r>
            <w:rPr>
              <w:noProof/>
              <w:webHidden/>
            </w:rPr>
            <w:fldChar w:fldCharType="separate"/>
          </w:r>
          <w:ins w:id="52" w:author="Werikhe Jeremy" w:date="2024-12-09T10:29:00Z" w16du:dateUtc="2024-12-09T07:29:00Z">
            <w:r>
              <w:rPr>
                <w:noProof/>
                <w:webHidden/>
              </w:rPr>
              <w:t>5</w:t>
            </w:r>
            <w:r>
              <w:rPr>
                <w:noProof/>
                <w:webHidden/>
              </w:rPr>
              <w:fldChar w:fldCharType="end"/>
            </w:r>
            <w:r w:rsidRPr="006804CC">
              <w:rPr>
                <w:rStyle w:val="Hyperlink"/>
                <w:noProof/>
              </w:rPr>
              <w:fldChar w:fldCharType="end"/>
            </w:r>
          </w:ins>
        </w:p>
        <w:p w14:paraId="6BFEA02A" w14:textId="21A0A1C3" w:rsidR="00C11D51" w:rsidRDefault="00C11D51">
          <w:pPr>
            <w:pStyle w:val="TOC3"/>
            <w:tabs>
              <w:tab w:val="right" w:leader="dot" w:pos="9350"/>
            </w:tabs>
            <w:rPr>
              <w:ins w:id="53" w:author="Werikhe Jeremy" w:date="2024-12-09T10:29:00Z" w16du:dateUtc="2024-12-09T07:29:00Z"/>
              <w:rFonts w:asciiTheme="minorHAnsi" w:eastAsiaTheme="minorEastAsia" w:hAnsiTheme="minorHAnsi" w:cstheme="minorBidi"/>
              <w:noProof/>
              <w:kern w:val="2"/>
              <w:lang w:val="en-US"/>
              <w14:ligatures w14:val="standardContextual"/>
            </w:rPr>
          </w:pPr>
          <w:ins w:id="54"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"_Toc184632629"</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2.2.1 Hospitals.</w:t>
            </w:r>
            <w:r>
              <w:rPr>
                <w:noProof/>
                <w:webHidden/>
              </w:rPr>
              <w:tab/>
            </w:r>
            <w:r>
              <w:rPr>
                <w:noProof/>
                <w:webHidden/>
              </w:rPr>
              <w:fldChar w:fldCharType="begin"/>
            </w:r>
            <w:r>
              <w:rPr>
                <w:noProof/>
                <w:webHidden/>
              </w:rPr>
              <w:instrText xml:space="preserve"> PAGEREF _Toc184632629 \h </w:instrText>
            </w:r>
            <w:r>
              <w:rPr>
                <w:noProof/>
                <w:webHidden/>
              </w:rPr>
            </w:r>
          </w:ins>
          <w:r>
            <w:rPr>
              <w:noProof/>
              <w:webHidden/>
            </w:rPr>
            <w:fldChar w:fldCharType="separate"/>
          </w:r>
          <w:ins w:id="55" w:author="Werikhe Jeremy" w:date="2024-12-09T10:29:00Z" w16du:dateUtc="2024-12-09T07:29:00Z">
            <w:r>
              <w:rPr>
                <w:noProof/>
                <w:webHidden/>
              </w:rPr>
              <w:t>5</w:t>
            </w:r>
            <w:r>
              <w:rPr>
                <w:noProof/>
                <w:webHidden/>
              </w:rPr>
              <w:fldChar w:fldCharType="end"/>
            </w:r>
            <w:r w:rsidRPr="006804CC">
              <w:rPr>
                <w:rStyle w:val="Hyperlink"/>
                <w:noProof/>
              </w:rPr>
              <w:fldChar w:fldCharType="end"/>
            </w:r>
          </w:ins>
        </w:p>
        <w:p w14:paraId="2253653E" w14:textId="37632F9D" w:rsidR="00C11D51" w:rsidRDefault="00C11D51">
          <w:pPr>
            <w:pStyle w:val="TOC3"/>
            <w:tabs>
              <w:tab w:val="right" w:leader="dot" w:pos="9350"/>
            </w:tabs>
            <w:rPr>
              <w:ins w:id="56" w:author="Werikhe Jeremy" w:date="2024-12-09T10:29:00Z" w16du:dateUtc="2024-12-09T07:29:00Z"/>
              <w:rFonts w:asciiTheme="minorHAnsi" w:eastAsiaTheme="minorEastAsia" w:hAnsiTheme="minorHAnsi" w:cstheme="minorBidi"/>
              <w:noProof/>
              <w:kern w:val="2"/>
              <w:lang w:val="en-US"/>
              <w14:ligatures w14:val="standardContextual"/>
            </w:rPr>
          </w:pPr>
          <w:ins w:id="57"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"_Toc184632630"</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2.2.2 Doctors.</w:t>
            </w:r>
            <w:r>
              <w:rPr>
                <w:noProof/>
                <w:webHidden/>
              </w:rPr>
              <w:tab/>
            </w:r>
            <w:r>
              <w:rPr>
                <w:noProof/>
                <w:webHidden/>
              </w:rPr>
              <w:fldChar w:fldCharType="begin"/>
            </w:r>
            <w:r>
              <w:rPr>
                <w:noProof/>
                <w:webHidden/>
              </w:rPr>
              <w:instrText xml:space="preserve"> PAGEREF _Toc184632630 \h </w:instrText>
            </w:r>
            <w:r>
              <w:rPr>
                <w:noProof/>
                <w:webHidden/>
              </w:rPr>
            </w:r>
          </w:ins>
          <w:r>
            <w:rPr>
              <w:noProof/>
              <w:webHidden/>
            </w:rPr>
            <w:fldChar w:fldCharType="separate"/>
          </w:r>
          <w:ins w:id="58" w:author="Werikhe Jeremy" w:date="2024-12-09T10:29:00Z" w16du:dateUtc="2024-12-09T07:29:00Z">
            <w:r>
              <w:rPr>
                <w:noProof/>
                <w:webHidden/>
              </w:rPr>
              <w:t>5</w:t>
            </w:r>
            <w:r>
              <w:rPr>
                <w:noProof/>
                <w:webHidden/>
              </w:rPr>
              <w:fldChar w:fldCharType="end"/>
            </w:r>
            <w:r w:rsidRPr="006804CC">
              <w:rPr>
                <w:rStyle w:val="Hyperlink"/>
                <w:noProof/>
              </w:rPr>
              <w:fldChar w:fldCharType="end"/>
            </w:r>
          </w:ins>
        </w:p>
        <w:p w14:paraId="745FCA45" w14:textId="49DB6464" w:rsidR="00C11D51" w:rsidRDefault="00C11D51">
          <w:pPr>
            <w:pStyle w:val="TOC3"/>
            <w:tabs>
              <w:tab w:val="right" w:leader="dot" w:pos="9350"/>
            </w:tabs>
            <w:rPr>
              <w:ins w:id="59" w:author="Werikhe Jeremy" w:date="2024-12-09T10:29:00Z" w16du:dateUtc="2024-12-09T07:29:00Z"/>
              <w:rFonts w:asciiTheme="minorHAnsi" w:eastAsiaTheme="minorEastAsia" w:hAnsiTheme="minorHAnsi" w:cstheme="minorBidi"/>
              <w:noProof/>
              <w:kern w:val="2"/>
              <w:lang w:val="en-US"/>
              <w14:ligatures w14:val="standardContextual"/>
            </w:rPr>
          </w:pPr>
          <w:ins w:id="60"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"_Toc184632631"</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2.2.3 Patients</w:t>
            </w:r>
            <w:r>
              <w:rPr>
                <w:noProof/>
                <w:webHidden/>
              </w:rPr>
              <w:tab/>
            </w:r>
            <w:r>
              <w:rPr>
                <w:noProof/>
                <w:webHidden/>
              </w:rPr>
              <w:fldChar w:fldCharType="begin"/>
            </w:r>
            <w:r>
              <w:rPr>
                <w:noProof/>
                <w:webHidden/>
              </w:rPr>
              <w:instrText xml:space="preserve"> PAGEREF _Toc184632631 \h </w:instrText>
            </w:r>
            <w:r>
              <w:rPr>
                <w:noProof/>
                <w:webHidden/>
              </w:rPr>
            </w:r>
          </w:ins>
          <w:r>
            <w:rPr>
              <w:noProof/>
              <w:webHidden/>
            </w:rPr>
            <w:fldChar w:fldCharType="separate"/>
          </w:r>
          <w:ins w:id="61" w:author="Werikhe Jeremy" w:date="2024-12-09T10:29:00Z" w16du:dateUtc="2024-12-09T07:29:00Z">
            <w:r>
              <w:rPr>
                <w:noProof/>
                <w:webHidden/>
              </w:rPr>
              <w:t>6</w:t>
            </w:r>
            <w:r>
              <w:rPr>
                <w:noProof/>
                <w:webHidden/>
              </w:rPr>
              <w:fldChar w:fldCharType="end"/>
            </w:r>
            <w:r w:rsidRPr="006804CC">
              <w:rPr>
                <w:rStyle w:val="Hyperlink"/>
                <w:noProof/>
              </w:rPr>
              <w:fldChar w:fldCharType="end"/>
            </w:r>
          </w:ins>
        </w:p>
        <w:p w14:paraId="19DFB59A" w14:textId="21888952" w:rsidR="00C11D51" w:rsidRDefault="00C11D51">
          <w:pPr>
            <w:pStyle w:val="TOC2"/>
            <w:tabs>
              <w:tab w:val="right" w:leader="dot" w:pos="9350"/>
            </w:tabs>
            <w:rPr>
              <w:ins w:id="62" w:author="Werikhe Jeremy" w:date="2024-12-09T10:29:00Z" w16du:dateUtc="2024-12-09T07:29:00Z"/>
              <w:rFonts w:asciiTheme="minorHAnsi" w:eastAsiaTheme="minorEastAsia" w:hAnsiTheme="minorHAnsi" w:cstheme="minorBidi"/>
              <w:noProof/>
              <w:kern w:val="2"/>
              <w:lang w:val="en-US"/>
              <w14:ligatures w14:val="standardContextual"/>
            </w:rPr>
          </w:pPr>
          <w:ins w:id="63"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"_Toc184632632"</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2.3 Challenges experienced when accessing healthcare.</w:t>
            </w:r>
            <w:r>
              <w:rPr>
                <w:noProof/>
                <w:webHidden/>
              </w:rPr>
              <w:tab/>
            </w:r>
            <w:r>
              <w:rPr>
                <w:noProof/>
                <w:webHidden/>
              </w:rPr>
              <w:fldChar w:fldCharType="begin"/>
            </w:r>
            <w:r>
              <w:rPr>
                <w:noProof/>
                <w:webHidden/>
              </w:rPr>
              <w:instrText xml:space="preserve"> PAGEREF _Toc184632632 \h </w:instrText>
            </w:r>
            <w:r>
              <w:rPr>
                <w:noProof/>
                <w:webHidden/>
              </w:rPr>
            </w:r>
          </w:ins>
          <w:r>
            <w:rPr>
              <w:noProof/>
              <w:webHidden/>
            </w:rPr>
            <w:fldChar w:fldCharType="separate"/>
          </w:r>
          <w:ins w:id="64" w:author="Werikhe Jeremy" w:date="2024-12-09T10:29:00Z" w16du:dateUtc="2024-12-09T07:29:00Z">
            <w:r>
              <w:rPr>
                <w:noProof/>
                <w:webHidden/>
              </w:rPr>
              <w:t>6</w:t>
            </w:r>
            <w:r>
              <w:rPr>
                <w:noProof/>
                <w:webHidden/>
              </w:rPr>
              <w:fldChar w:fldCharType="end"/>
            </w:r>
            <w:r w:rsidRPr="006804CC">
              <w:rPr>
                <w:rStyle w:val="Hyperlink"/>
                <w:noProof/>
              </w:rPr>
              <w:fldChar w:fldCharType="end"/>
            </w:r>
          </w:ins>
        </w:p>
        <w:p w14:paraId="3646843A" w14:textId="2DFDC1CD" w:rsidR="00C11D51" w:rsidRDefault="00C11D51">
          <w:pPr>
            <w:pStyle w:val="TOC3"/>
            <w:tabs>
              <w:tab w:val="right" w:leader="dot" w:pos="9350"/>
            </w:tabs>
            <w:rPr>
              <w:ins w:id="65" w:author="Werikhe Jeremy" w:date="2024-12-09T10:29:00Z" w16du:dateUtc="2024-12-09T07:29:00Z"/>
              <w:rFonts w:asciiTheme="minorHAnsi" w:eastAsiaTheme="minorEastAsia" w:hAnsiTheme="minorHAnsi" w:cstheme="minorBidi"/>
              <w:noProof/>
              <w:kern w:val="2"/>
              <w:lang w:val="en-US"/>
              <w14:ligatures w14:val="standardContextual"/>
            </w:rPr>
          </w:pPr>
          <w:ins w:id="66"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"_Toc184632633"</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2.3.1 Transport barriers.</w:t>
            </w:r>
            <w:r>
              <w:rPr>
                <w:noProof/>
                <w:webHidden/>
              </w:rPr>
              <w:tab/>
            </w:r>
            <w:r>
              <w:rPr>
                <w:noProof/>
                <w:webHidden/>
              </w:rPr>
              <w:fldChar w:fldCharType="begin"/>
            </w:r>
            <w:r>
              <w:rPr>
                <w:noProof/>
                <w:webHidden/>
              </w:rPr>
              <w:instrText xml:space="preserve"> PAGEREF _Toc184632633 \h </w:instrText>
            </w:r>
            <w:r>
              <w:rPr>
                <w:noProof/>
                <w:webHidden/>
              </w:rPr>
            </w:r>
          </w:ins>
          <w:r>
            <w:rPr>
              <w:noProof/>
              <w:webHidden/>
            </w:rPr>
            <w:fldChar w:fldCharType="separate"/>
          </w:r>
          <w:ins w:id="67" w:author="Werikhe Jeremy" w:date="2024-12-09T10:29:00Z" w16du:dateUtc="2024-12-09T07:29:00Z">
            <w:r>
              <w:rPr>
                <w:noProof/>
                <w:webHidden/>
              </w:rPr>
              <w:t>6</w:t>
            </w:r>
            <w:r>
              <w:rPr>
                <w:noProof/>
                <w:webHidden/>
              </w:rPr>
              <w:fldChar w:fldCharType="end"/>
            </w:r>
            <w:r w:rsidRPr="006804CC">
              <w:rPr>
                <w:rStyle w:val="Hyperlink"/>
                <w:noProof/>
              </w:rPr>
              <w:fldChar w:fldCharType="end"/>
            </w:r>
          </w:ins>
        </w:p>
        <w:p w14:paraId="4A4B7026" w14:textId="50012D5B" w:rsidR="00C11D51" w:rsidRDefault="00C11D51">
          <w:pPr>
            <w:pStyle w:val="TOC3"/>
            <w:tabs>
              <w:tab w:val="right" w:leader="dot" w:pos="9350"/>
            </w:tabs>
            <w:rPr>
              <w:ins w:id="68" w:author="Werikhe Jeremy" w:date="2024-12-09T10:29:00Z" w16du:dateUtc="2024-12-09T07:29:00Z"/>
              <w:rFonts w:asciiTheme="minorHAnsi" w:eastAsiaTheme="minorEastAsia" w:hAnsiTheme="minorHAnsi" w:cstheme="minorBidi"/>
              <w:noProof/>
              <w:kern w:val="2"/>
              <w:lang w:val="en-US"/>
              <w14:ligatures w14:val="standardContextual"/>
            </w:rPr>
          </w:pPr>
          <w:ins w:id="69"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"_Toc184632634"</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2.3.2 Shortage of personnel.</w:t>
            </w:r>
            <w:r>
              <w:rPr>
                <w:noProof/>
                <w:webHidden/>
              </w:rPr>
              <w:tab/>
            </w:r>
            <w:r>
              <w:rPr>
                <w:noProof/>
                <w:webHidden/>
              </w:rPr>
              <w:fldChar w:fldCharType="begin"/>
            </w:r>
            <w:r>
              <w:rPr>
                <w:noProof/>
                <w:webHidden/>
              </w:rPr>
              <w:instrText xml:space="preserve"> PAGEREF _Toc184632634 \h </w:instrText>
            </w:r>
            <w:r>
              <w:rPr>
                <w:noProof/>
                <w:webHidden/>
              </w:rPr>
            </w:r>
          </w:ins>
          <w:r>
            <w:rPr>
              <w:noProof/>
              <w:webHidden/>
            </w:rPr>
            <w:fldChar w:fldCharType="separate"/>
          </w:r>
          <w:ins w:id="70" w:author="Werikhe Jeremy" w:date="2024-12-09T10:29:00Z" w16du:dateUtc="2024-12-09T07:29:00Z">
            <w:r>
              <w:rPr>
                <w:noProof/>
                <w:webHidden/>
              </w:rPr>
              <w:t>6</w:t>
            </w:r>
            <w:r>
              <w:rPr>
                <w:noProof/>
                <w:webHidden/>
              </w:rPr>
              <w:fldChar w:fldCharType="end"/>
            </w:r>
            <w:r w:rsidRPr="006804CC">
              <w:rPr>
                <w:rStyle w:val="Hyperlink"/>
                <w:noProof/>
              </w:rPr>
              <w:fldChar w:fldCharType="end"/>
            </w:r>
          </w:ins>
        </w:p>
        <w:p w14:paraId="4B1A3BCB" w14:textId="55D8B402" w:rsidR="00C11D51" w:rsidRDefault="00C11D51">
          <w:pPr>
            <w:pStyle w:val="TOC3"/>
            <w:tabs>
              <w:tab w:val="right" w:leader="dot" w:pos="9350"/>
            </w:tabs>
            <w:rPr>
              <w:ins w:id="71" w:author="Werikhe Jeremy" w:date="2024-12-09T10:29:00Z" w16du:dateUtc="2024-12-09T07:29:00Z"/>
              <w:rFonts w:asciiTheme="minorHAnsi" w:eastAsiaTheme="minorEastAsia" w:hAnsiTheme="minorHAnsi" w:cstheme="minorBidi"/>
              <w:noProof/>
              <w:kern w:val="2"/>
              <w:lang w:val="en-US"/>
              <w14:ligatures w14:val="standardContextual"/>
            </w:rPr>
          </w:pPr>
          <w:ins w:id="72"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"_Toc184632635"</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2.3.3 Language barrier</w:t>
            </w:r>
            <w:r>
              <w:rPr>
                <w:noProof/>
                <w:webHidden/>
              </w:rPr>
              <w:tab/>
            </w:r>
            <w:r>
              <w:rPr>
                <w:noProof/>
                <w:webHidden/>
              </w:rPr>
              <w:fldChar w:fldCharType="begin"/>
            </w:r>
            <w:r>
              <w:rPr>
                <w:noProof/>
                <w:webHidden/>
              </w:rPr>
              <w:instrText xml:space="preserve"> PAGEREF _Toc184632635 \h </w:instrText>
            </w:r>
            <w:r>
              <w:rPr>
                <w:noProof/>
                <w:webHidden/>
              </w:rPr>
            </w:r>
          </w:ins>
          <w:r>
            <w:rPr>
              <w:noProof/>
              <w:webHidden/>
            </w:rPr>
            <w:fldChar w:fldCharType="separate"/>
          </w:r>
          <w:ins w:id="73" w:author="Werikhe Jeremy" w:date="2024-12-09T10:29:00Z" w16du:dateUtc="2024-12-09T07:29:00Z">
            <w:r>
              <w:rPr>
                <w:noProof/>
                <w:webHidden/>
              </w:rPr>
              <w:t>6</w:t>
            </w:r>
            <w:r>
              <w:rPr>
                <w:noProof/>
                <w:webHidden/>
              </w:rPr>
              <w:fldChar w:fldCharType="end"/>
            </w:r>
            <w:r w:rsidRPr="006804CC">
              <w:rPr>
                <w:rStyle w:val="Hyperlink"/>
                <w:noProof/>
              </w:rPr>
              <w:fldChar w:fldCharType="end"/>
            </w:r>
          </w:ins>
        </w:p>
        <w:p w14:paraId="4874BA5B" w14:textId="082D4E91" w:rsidR="00C11D51" w:rsidRDefault="00C11D51">
          <w:pPr>
            <w:pStyle w:val="TOC2"/>
            <w:tabs>
              <w:tab w:val="right" w:leader="dot" w:pos="9350"/>
            </w:tabs>
            <w:rPr>
              <w:ins w:id="74" w:author="Werikhe Jeremy" w:date="2024-12-09T10:29:00Z" w16du:dateUtc="2024-12-09T07:29:00Z"/>
              <w:rFonts w:asciiTheme="minorHAnsi" w:eastAsiaTheme="minorEastAsia" w:hAnsiTheme="minorHAnsi" w:cstheme="minorBidi"/>
              <w:noProof/>
              <w:kern w:val="2"/>
              <w:lang w:val="en-US"/>
              <w14:ligatures w14:val="standardContextual"/>
            </w:rPr>
          </w:pPr>
          <w:ins w:id="75"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"_Toc184632636"</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2.4 Assess existing solutions in the health sector.</w:t>
            </w:r>
            <w:r>
              <w:rPr>
                <w:noProof/>
                <w:webHidden/>
              </w:rPr>
              <w:tab/>
            </w:r>
            <w:r>
              <w:rPr>
                <w:noProof/>
                <w:webHidden/>
              </w:rPr>
              <w:fldChar w:fldCharType="begin"/>
            </w:r>
            <w:r>
              <w:rPr>
                <w:noProof/>
                <w:webHidden/>
              </w:rPr>
              <w:instrText xml:space="preserve"> PAGEREF _Toc184632636 \h </w:instrText>
            </w:r>
            <w:r>
              <w:rPr>
                <w:noProof/>
                <w:webHidden/>
              </w:rPr>
            </w:r>
          </w:ins>
          <w:r>
            <w:rPr>
              <w:noProof/>
              <w:webHidden/>
            </w:rPr>
            <w:fldChar w:fldCharType="separate"/>
          </w:r>
          <w:ins w:id="76" w:author="Werikhe Jeremy" w:date="2024-12-09T10:29:00Z" w16du:dateUtc="2024-12-09T07:29:00Z">
            <w:r>
              <w:rPr>
                <w:noProof/>
                <w:webHidden/>
              </w:rPr>
              <w:t>7</w:t>
            </w:r>
            <w:r>
              <w:rPr>
                <w:noProof/>
                <w:webHidden/>
              </w:rPr>
              <w:fldChar w:fldCharType="end"/>
            </w:r>
            <w:r w:rsidRPr="006804CC">
              <w:rPr>
                <w:rStyle w:val="Hyperlink"/>
                <w:noProof/>
              </w:rPr>
              <w:fldChar w:fldCharType="end"/>
            </w:r>
          </w:ins>
        </w:p>
        <w:p w14:paraId="411E0635" w14:textId="2F57F08D" w:rsidR="00C11D51" w:rsidRDefault="00C11D51">
          <w:pPr>
            <w:pStyle w:val="TOC3"/>
            <w:tabs>
              <w:tab w:val="right" w:leader="dot" w:pos="9350"/>
            </w:tabs>
            <w:rPr>
              <w:ins w:id="77" w:author="Werikhe Jeremy" w:date="2024-12-09T10:29:00Z" w16du:dateUtc="2024-12-09T07:29:00Z"/>
              <w:rFonts w:asciiTheme="minorHAnsi" w:eastAsiaTheme="minorEastAsia" w:hAnsiTheme="minorHAnsi" w:cstheme="minorBidi"/>
              <w:noProof/>
              <w:kern w:val="2"/>
              <w:lang w:val="en-US"/>
              <w14:ligatures w14:val="standardContextual"/>
            </w:rPr>
          </w:pPr>
          <w:ins w:id="78"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"_Toc184632637"</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2.4.1 MYDAWA</w:t>
            </w:r>
            <w:r>
              <w:rPr>
                <w:noProof/>
                <w:webHidden/>
              </w:rPr>
              <w:tab/>
            </w:r>
            <w:r>
              <w:rPr>
                <w:noProof/>
                <w:webHidden/>
              </w:rPr>
              <w:fldChar w:fldCharType="begin"/>
            </w:r>
            <w:r>
              <w:rPr>
                <w:noProof/>
                <w:webHidden/>
              </w:rPr>
              <w:instrText xml:space="preserve"> PAGEREF _Toc184632637 \h </w:instrText>
            </w:r>
            <w:r>
              <w:rPr>
                <w:noProof/>
                <w:webHidden/>
              </w:rPr>
            </w:r>
          </w:ins>
          <w:r>
            <w:rPr>
              <w:noProof/>
              <w:webHidden/>
            </w:rPr>
            <w:fldChar w:fldCharType="separate"/>
          </w:r>
          <w:ins w:id="79" w:author="Werikhe Jeremy" w:date="2024-12-09T10:29:00Z" w16du:dateUtc="2024-12-09T07:29:00Z">
            <w:r>
              <w:rPr>
                <w:noProof/>
                <w:webHidden/>
              </w:rPr>
              <w:t>7</w:t>
            </w:r>
            <w:r>
              <w:rPr>
                <w:noProof/>
                <w:webHidden/>
              </w:rPr>
              <w:fldChar w:fldCharType="end"/>
            </w:r>
            <w:r w:rsidRPr="006804CC">
              <w:rPr>
                <w:rStyle w:val="Hyperlink"/>
                <w:noProof/>
              </w:rPr>
              <w:fldChar w:fldCharType="end"/>
            </w:r>
          </w:ins>
        </w:p>
        <w:p w14:paraId="37E0EE3B" w14:textId="1BEA6DA0" w:rsidR="00C11D51" w:rsidRDefault="00C11D51">
          <w:pPr>
            <w:pStyle w:val="TOC3"/>
            <w:tabs>
              <w:tab w:val="right" w:leader="dot" w:pos="9350"/>
            </w:tabs>
            <w:rPr>
              <w:ins w:id="80" w:author="Werikhe Jeremy" w:date="2024-12-09T10:29:00Z" w16du:dateUtc="2024-12-09T07:29:00Z"/>
              <w:rFonts w:asciiTheme="minorHAnsi" w:eastAsiaTheme="minorEastAsia" w:hAnsiTheme="minorHAnsi" w:cstheme="minorBidi"/>
              <w:noProof/>
              <w:kern w:val="2"/>
              <w:lang w:val="en-US"/>
              <w14:ligatures w14:val="standardContextual"/>
            </w:rPr>
          </w:pPr>
          <w:ins w:id="81"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"_Toc184632638"</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2.4.2 M-TIBA</w:t>
            </w:r>
            <w:r>
              <w:rPr>
                <w:noProof/>
                <w:webHidden/>
              </w:rPr>
              <w:tab/>
            </w:r>
            <w:r>
              <w:rPr>
                <w:noProof/>
                <w:webHidden/>
              </w:rPr>
              <w:fldChar w:fldCharType="begin"/>
            </w:r>
            <w:r>
              <w:rPr>
                <w:noProof/>
                <w:webHidden/>
              </w:rPr>
              <w:instrText xml:space="preserve"> PAGEREF _Toc184632638 \h </w:instrText>
            </w:r>
            <w:r>
              <w:rPr>
                <w:noProof/>
                <w:webHidden/>
              </w:rPr>
            </w:r>
          </w:ins>
          <w:r>
            <w:rPr>
              <w:noProof/>
              <w:webHidden/>
            </w:rPr>
            <w:fldChar w:fldCharType="separate"/>
          </w:r>
          <w:ins w:id="82" w:author="Werikhe Jeremy" w:date="2024-12-09T10:29:00Z" w16du:dateUtc="2024-12-09T07:29:00Z">
            <w:r>
              <w:rPr>
                <w:noProof/>
                <w:webHidden/>
              </w:rPr>
              <w:t>7</w:t>
            </w:r>
            <w:r>
              <w:rPr>
                <w:noProof/>
                <w:webHidden/>
              </w:rPr>
              <w:fldChar w:fldCharType="end"/>
            </w:r>
            <w:r w:rsidRPr="006804CC">
              <w:rPr>
                <w:rStyle w:val="Hyperlink"/>
                <w:noProof/>
              </w:rPr>
              <w:fldChar w:fldCharType="end"/>
            </w:r>
          </w:ins>
        </w:p>
        <w:p w14:paraId="4B201224" w14:textId="26199EAE" w:rsidR="00C11D51" w:rsidRDefault="00C11D51">
          <w:pPr>
            <w:pStyle w:val="TOC3"/>
            <w:tabs>
              <w:tab w:val="right" w:leader="dot" w:pos="9350"/>
            </w:tabs>
            <w:rPr>
              <w:ins w:id="83" w:author="Werikhe Jeremy" w:date="2024-12-09T10:29:00Z" w16du:dateUtc="2024-12-09T07:29:00Z"/>
              <w:rFonts w:asciiTheme="minorHAnsi" w:eastAsiaTheme="minorEastAsia" w:hAnsiTheme="minorHAnsi" w:cstheme="minorBidi"/>
              <w:noProof/>
              <w:kern w:val="2"/>
              <w:lang w:val="en-US"/>
              <w14:ligatures w14:val="standardContextual"/>
            </w:rPr>
          </w:pPr>
          <w:ins w:id="84"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"_Toc184632639"</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2.4.3 MedAfrica</w:t>
            </w:r>
            <w:r>
              <w:rPr>
                <w:noProof/>
                <w:webHidden/>
              </w:rPr>
              <w:tab/>
            </w:r>
            <w:r>
              <w:rPr>
                <w:noProof/>
                <w:webHidden/>
              </w:rPr>
              <w:fldChar w:fldCharType="begin"/>
            </w:r>
            <w:r>
              <w:rPr>
                <w:noProof/>
                <w:webHidden/>
              </w:rPr>
              <w:instrText xml:space="preserve"> PAGEREF _Toc184632639 \h </w:instrText>
            </w:r>
            <w:r>
              <w:rPr>
                <w:noProof/>
                <w:webHidden/>
              </w:rPr>
            </w:r>
          </w:ins>
          <w:r>
            <w:rPr>
              <w:noProof/>
              <w:webHidden/>
            </w:rPr>
            <w:fldChar w:fldCharType="separate"/>
          </w:r>
          <w:ins w:id="85" w:author="Werikhe Jeremy" w:date="2024-12-09T10:29:00Z" w16du:dateUtc="2024-12-09T07:29:00Z">
            <w:r>
              <w:rPr>
                <w:noProof/>
                <w:webHidden/>
              </w:rPr>
              <w:t>8</w:t>
            </w:r>
            <w:r>
              <w:rPr>
                <w:noProof/>
                <w:webHidden/>
              </w:rPr>
              <w:fldChar w:fldCharType="end"/>
            </w:r>
            <w:r w:rsidRPr="006804CC">
              <w:rPr>
                <w:rStyle w:val="Hyperlink"/>
                <w:noProof/>
              </w:rPr>
              <w:fldChar w:fldCharType="end"/>
            </w:r>
          </w:ins>
        </w:p>
        <w:p w14:paraId="2864DE93" w14:textId="08C3F279" w:rsidR="00C11D51" w:rsidRDefault="00C11D51">
          <w:pPr>
            <w:pStyle w:val="TOC2"/>
            <w:tabs>
              <w:tab w:val="right" w:leader="dot" w:pos="9350"/>
            </w:tabs>
            <w:rPr>
              <w:ins w:id="86" w:author="Werikhe Jeremy" w:date="2024-12-09T10:29:00Z" w16du:dateUtc="2024-12-09T07:29:00Z"/>
              <w:rFonts w:asciiTheme="minorHAnsi" w:eastAsiaTheme="minorEastAsia" w:hAnsiTheme="minorHAnsi" w:cstheme="minorBidi"/>
              <w:noProof/>
              <w:kern w:val="2"/>
              <w:lang w:val="en-US"/>
              <w14:ligatures w14:val="standardContextual"/>
            </w:rPr>
          </w:pPr>
          <w:ins w:id="87"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"_Toc184632640"</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2.5 Conceptual Framework</w:t>
            </w:r>
            <w:r>
              <w:rPr>
                <w:noProof/>
                <w:webHidden/>
              </w:rPr>
              <w:tab/>
            </w:r>
            <w:r>
              <w:rPr>
                <w:noProof/>
                <w:webHidden/>
              </w:rPr>
              <w:fldChar w:fldCharType="begin"/>
            </w:r>
            <w:r>
              <w:rPr>
                <w:noProof/>
                <w:webHidden/>
              </w:rPr>
              <w:instrText xml:space="preserve"> PAGEREF _Toc184632640 \h </w:instrText>
            </w:r>
            <w:r>
              <w:rPr>
                <w:noProof/>
                <w:webHidden/>
              </w:rPr>
            </w:r>
          </w:ins>
          <w:r>
            <w:rPr>
              <w:noProof/>
              <w:webHidden/>
            </w:rPr>
            <w:fldChar w:fldCharType="separate"/>
          </w:r>
          <w:ins w:id="88" w:author="Werikhe Jeremy" w:date="2024-12-09T10:29:00Z" w16du:dateUtc="2024-12-09T07:29:00Z">
            <w:r>
              <w:rPr>
                <w:noProof/>
                <w:webHidden/>
              </w:rPr>
              <w:t>9</w:t>
            </w:r>
            <w:r>
              <w:rPr>
                <w:noProof/>
                <w:webHidden/>
              </w:rPr>
              <w:fldChar w:fldCharType="end"/>
            </w:r>
            <w:r w:rsidRPr="006804CC">
              <w:rPr>
                <w:rStyle w:val="Hyperlink"/>
                <w:noProof/>
              </w:rPr>
              <w:fldChar w:fldCharType="end"/>
            </w:r>
          </w:ins>
        </w:p>
        <w:p w14:paraId="40BB6BAB" w14:textId="23B8F7E8" w:rsidR="00C11D51" w:rsidRDefault="00C11D51">
          <w:pPr>
            <w:pStyle w:val="TOC1"/>
            <w:tabs>
              <w:tab w:val="right" w:leader="dot" w:pos="9350"/>
            </w:tabs>
            <w:rPr>
              <w:ins w:id="89" w:author="Werikhe Jeremy" w:date="2024-12-09T10:29:00Z" w16du:dateUtc="2024-12-09T07:29:00Z"/>
              <w:rFonts w:asciiTheme="minorHAnsi" w:eastAsiaTheme="minorEastAsia" w:hAnsiTheme="minorHAnsi" w:cstheme="minorBidi"/>
              <w:noProof/>
              <w:kern w:val="2"/>
              <w:lang w:val="en-US"/>
              <w14:ligatures w14:val="standardContextual"/>
            </w:rPr>
          </w:pPr>
          <w:ins w:id="90"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"_Toc184632641"</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Chapter 3: Research Methodology</w:t>
            </w:r>
            <w:r>
              <w:rPr>
                <w:noProof/>
                <w:webHidden/>
              </w:rPr>
              <w:tab/>
            </w:r>
            <w:r>
              <w:rPr>
                <w:noProof/>
                <w:webHidden/>
              </w:rPr>
              <w:fldChar w:fldCharType="begin"/>
            </w:r>
            <w:r>
              <w:rPr>
                <w:noProof/>
                <w:webHidden/>
              </w:rPr>
              <w:instrText xml:space="preserve"> PAGEREF _Toc184632641 \h </w:instrText>
            </w:r>
            <w:r>
              <w:rPr>
                <w:noProof/>
                <w:webHidden/>
              </w:rPr>
            </w:r>
          </w:ins>
          <w:r>
            <w:rPr>
              <w:noProof/>
              <w:webHidden/>
            </w:rPr>
            <w:fldChar w:fldCharType="separate"/>
          </w:r>
          <w:ins w:id="91" w:author="Werikhe Jeremy" w:date="2024-12-09T10:29:00Z" w16du:dateUtc="2024-12-09T07:29:00Z">
            <w:r>
              <w:rPr>
                <w:noProof/>
                <w:webHidden/>
              </w:rPr>
              <w:t>11</w:t>
            </w:r>
            <w:r>
              <w:rPr>
                <w:noProof/>
                <w:webHidden/>
              </w:rPr>
              <w:fldChar w:fldCharType="end"/>
            </w:r>
            <w:r w:rsidRPr="006804CC">
              <w:rPr>
                <w:rStyle w:val="Hyperlink"/>
                <w:noProof/>
              </w:rPr>
              <w:fldChar w:fldCharType="end"/>
            </w:r>
          </w:ins>
        </w:p>
        <w:p w14:paraId="711E56C9" w14:textId="7E385586" w:rsidR="00C11D51" w:rsidRDefault="00C11D51">
          <w:pPr>
            <w:pStyle w:val="TOC2"/>
            <w:tabs>
              <w:tab w:val="right" w:leader="dot" w:pos="9350"/>
            </w:tabs>
            <w:rPr>
              <w:ins w:id="92" w:author="Werikhe Jeremy" w:date="2024-12-09T10:29:00Z" w16du:dateUtc="2024-12-09T07:29:00Z"/>
              <w:rFonts w:asciiTheme="minorHAnsi" w:eastAsiaTheme="minorEastAsia" w:hAnsiTheme="minorHAnsi" w:cstheme="minorBidi"/>
              <w:noProof/>
              <w:kern w:val="2"/>
              <w:lang w:val="en-US"/>
              <w14:ligatures w14:val="standardContextual"/>
            </w:rPr>
          </w:pPr>
          <w:ins w:id="93"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"_Toc184632642"</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3.1 Introduction</w:t>
            </w:r>
            <w:r>
              <w:rPr>
                <w:noProof/>
                <w:webHidden/>
              </w:rPr>
              <w:tab/>
            </w:r>
            <w:r>
              <w:rPr>
                <w:noProof/>
                <w:webHidden/>
              </w:rPr>
              <w:fldChar w:fldCharType="begin"/>
            </w:r>
            <w:r>
              <w:rPr>
                <w:noProof/>
                <w:webHidden/>
              </w:rPr>
              <w:instrText xml:space="preserve"> PAGEREF _Toc184632642 \h </w:instrText>
            </w:r>
            <w:r>
              <w:rPr>
                <w:noProof/>
                <w:webHidden/>
              </w:rPr>
            </w:r>
          </w:ins>
          <w:r>
            <w:rPr>
              <w:noProof/>
              <w:webHidden/>
            </w:rPr>
            <w:fldChar w:fldCharType="separate"/>
          </w:r>
          <w:ins w:id="94" w:author="Werikhe Jeremy" w:date="2024-12-09T10:29:00Z" w16du:dateUtc="2024-12-09T07:29:00Z">
            <w:r>
              <w:rPr>
                <w:noProof/>
                <w:webHidden/>
              </w:rPr>
              <w:t>11</w:t>
            </w:r>
            <w:r>
              <w:rPr>
                <w:noProof/>
                <w:webHidden/>
              </w:rPr>
              <w:fldChar w:fldCharType="end"/>
            </w:r>
            <w:r w:rsidRPr="006804CC">
              <w:rPr>
                <w:rStyle w:val="Hyperlink"/>
                <w:noProof/>
              </w:rPr>
              <w:fldChar w:fldCharType="end"/>
            </w:r>
          </w:ins>
        </w:p>
        <w:p w14:paraId="33F44ACA" w14:textId="5B5AC990" w:rsidR="00C11D51" w:rsidRDefault="00C11D51">
          <w:pPr>
            <w:pStyle w:val="TOC2"/>
            <w:tabs>
              <w:tab w:val="right" w:leader="dot" w:pos="9350"/>
            </w:tabs>
            <w:rPr>
              <w:ins w:id="95" w:author="Werikhe Jeremy" w:date="2024-12-09T10:29:00Z" w16du:dateUtc="2024-12-09T07:29:00Z"/>
              <w:rFonts w:asciiTheme="minorHAnsi" w:eastAsiaTheme="minorEastAsia" w:hAnsiTheme="minorHAnsi" w:cstheme="minorBidi"/>
              <w:noProof/>
              <w:kern w:val="2"/>
              <w:lang w:val="en-US"/>
              <w14:ligatures w14:val="standardContextual"/>
            </w:rPr>
          </w:pPr>
          <w:ins w:id="96"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"_Toc184632643"</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3.2 Extreme Prototyping Methodology</w:t>
            </w:r>
            <w:r>
              <w:rPr>
                <w:noProof/>
                <w:webHidden/>
              </w:rPr>
              <w:tab/>
            </w:r>
            <w:r>
              <w:rPr>
                <w:noProof/>
                <w:webHidden/>
              </w:rPr>
              <w:fldChar w:fldCharType="begin"/>
            </w:r>
            <w:r>
              <w:rPr>
                <w:noProof/>
                <w:webHidden/>
              </w:rPr>
              <w:instrText xml:space="preserve"> PAGEREF _Toc184632643 \h </w:instrText>
            </w:r>
            <w:r>
              <w:rPr>
                <w:noProof/>
                <w:webHidden/>
              </w:rPr>
            </w:r>
          </w:ins>
          <w:r>
            <w:rPr>
              <w:noProof/>
              <w:webHidden/>
            </w:rPr>
            <w:fldChar w:fldCharType="separate"/>
          </w:r>
          <w:ins w:id="97" w:author="Werikhe Jeremy" w:date="2024-12-09T10:29:00Z" w16du:dateUtc="2024-12-09T07:29:00Z">
            <w:r>
              <w:rPr>
                <w:noProof/>
                <w:webHidden/>
              </w:rPr>
              <w:t>11</w:t>
            </w:r>
            <w:r>
              <w:rPr>
                <w:noProof/>
                <w:webHidden/>
              </w:rPr>
              <w:fldChar w:fldCharType="end"/>
            </w:r>
            <w:r w:rsidRPr="006804CC">
              <w:rPr>
                <w:rStyle w:val="Hyperlink"/>
                <w:noProof/>
              </w:rPr>
              <w:fldChar w:fldCharType="end"/>
            </w:r>
          </w:ins>
        </w:p>
        <w:p w14:paraId="3DE60545" w14:textId="2EB1C620" w:rsidR="00C11D51" w:rsidRDefault="00C11D51">
          <w:pPr>
            <w:pStyle w:val="TOC3"/>
            <w:tabs>
              <w:tab w:val="right" w:leader="dot" w:pos="9350"/>
            </w:tabs>
            <w:rPr>
              <w:ins w:id="98" w:author="Werikhe Jeremy" w:date="2024-12-09T10:29:00Z" w16du:dateUtc="2024-12-09T07:29:00Z"/>
              <w:rFonts w:asciiTheme="minorHAnsi" w:eastAsiaTheme="minorEastAsia" w:hAnsiTheme="minorHAnsi" w:cstheme="minorBidi"/>
              <w:noProof/>
              <w:kern w:val="2"/>
              <w:lang w:val="en-US"/>
              <w14:ligatures w14:val="standardContextual"/>
            </w:rPr>
          </w:pPr>
          <w:ins w:id="99"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"_Toc184632644"</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3.2.2 Prototype Development</w:t>
            </w:r>
            <w:r>
              <w:rPr>
                <w:noProof/>
                <w:webHidden/>
              </w:rPr>
              <w:tab/>
            </w:r>
            <w:r>
              <w:rPr>
                <w:noProof/>
                <w:webHidden/>
              </w:rPr>
              <w:fldChar w:fldCharType="begin"/>
            </w:r>
            <w:r>
              <w:rPr>
                <w:noProof/>
                <w:webHidden/>
              </w:rPr>
              <w:instrText xml:space="preserve"> PAGEREF _Toc184632644 \h </w:instrText>
            </w:r>
            <w:r>
              <w:rPr>
                <w:noProof/>
                <w:webHidden/>
              </w:rPr>
            </w:r>
          </w:ins>
          <w:r>
            <w:rPr>
              <w:noProof/>
              <w:webHidden/>
            </w:rPr>
            <w:fldChar w:fldCharType="separate"/>
          </w:r>
          <w:ins w:id="100" w:author="Werikhe Jeremy" w:date="2024-12-09T10:29:00Z" w16du:dateUtc="2024-12-09T07:29:00Z">
            <w:r>
              <w:rPr>
                <w:noProof/>
                <w:webHidden/>
              </w:rPr>
              <w:t>12</w:t>
            </w:r>
            <w:r>
              <w:rPr>
                <w:noProof/>
                <w:webHidden/>
              </w:rPr>
              <w:fldChar w:fldCharType="end"/>
            </w:r>
            <w:r w:rsidRPr="006804CC">
              <w:rPr>
                <w:rStyle w:val="Hyperlink"/>
                <w:noProof/>
              </w:rPr>
              <w:fldChar w:fldCharType="end"/>
            </w:r>
          </w:ins>
        </w:p>
        <w:p w14:paraId="3C64F265" w14:textId="105B6275" w:rsidR="00C11D51" w:rsidRDefault="00C11D51">
          <w:pPr>
            <w:pStyle w:val="TOC3"/>
            <w:tabs>
              <w:tab w:val="right" w:leader="dot" w:pos="9350"/>
            </w:tabs>
            <w:rPr>
              <w:ins w:id="101" w:author="Werikhe Jeremy" w:date="2024-12-09T10:29:00Z" w16du:dateUtc="2024-12-09T07:29:00Z"/>
              <w:rFonts w:asciiTheme="minorHAnsi" w:eastAsiaTheme="minorEastAsia" w:hAnsiTheme="minorHAnsi" w:cstheme="minorBidi"/>
              <w:noProof/>
              <w:kern w:val="2"/>
              <w:lang w:val="en-US"/>
              <w14:ligatures w14:val="standardContextual"/>
            </w:rPr>
          </w:pPr>
          <w:ins w:id="102"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"_Toc184632645"</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3.3.1 System Modules</w:t>
            </w:r>
            <w:r>
              <w:rPr>
                <w:noProof/>
                <w:webHidden/>
              </w:rPr>
              <w:tab/>
            </w:r>
            <w:r>
              <w:rPr>
                <w:noProof/>
                <w:webHidden/>
              </w:rPr>
              <w:fldChar w:fldCharType="begin"/>
            </w:r>
            <w:r>
              <w:rPr>
                <w:noProof/>
                <w:webHidden/>
              </w:rPr>
              <w:instrText xml:space="preserve"> PAGEREF _Toc184632645 \h </w:instrText>
            </w:r>
            <w:r>
              <w:rPr>
                <w:noProof/>
                <w:webHidden/>
              </w:rPr>
            </w:r>
          </w:ins>
          <w:r>
            <w:rPr>
              <w:noProof/>
              <w:webHidden/>
            </w:rPr>
            <w:fldChar w:fldCharType="separate"/>
          </w:r>
          <w:ins w:id="103" w:author="Werikhe Jeremy" w:date="2024-12-09T10:29:00Z" w16du:dateUtc="2024-12-09T07:29:00Z">
            <w:r>
              <w:rPr>
                <w:noProof/>
                <w:webHidden/>
              </w:rPr>
              <w:t>13</w:t>
            </w:r>
            <w:r>
              <w:rPr>
                <w:noProof/>
                <w:webHidden/>
              </w:rPr>
              <w:fldChar w:fldCharType="end"/>
            </w:r>
            <w:r w:rsidRPr="006804CC">
              <w:rPr>
                <w:rStyle w:val="Hyperlink"/>
                <w:noProof/>
              </w:rPr>
              <w:fldChar w:fldCharType="end"/>
            </w:r>
          </w:ins>
        </w:p>
        <w:p w14:paraId="07B3EDBA" w14:textId="5EE7C321" w:rsidR="00C11D51" w:rsidRDefault="00C11D51">
          <w:pPr>
            <w:pStyle w:val="TOC1"/>
            <w:tabs>
              <w:tab w:val="right" w:leader="dot" w:pos="9350"/>
            </w:tabs>
            <w:rPr>
              <w:ins w:id="104" w:author="Werikhe Jeremy" w:date="2024-12-09T10:29:00Z" w16du:dateUtc="2024-12-09T07:29:00Z"/>
              <w:rFonts w:asciiTheme="minorHAnsi" w:eastAsiaTheme="minorEastAsia" w:hAnsiTheme="minorHAnsi" w:cstheme="minorBidi"/>
              <w:noProof/>
              <w:kern w:val="2"/>
              <w:lang w:val="en-US"/>
              <w14:ligatures w14:val="standardContextual"/>
            </w:rPr>
          </w:pPr>
          <w:ins w:id="105"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"_Toc184632646"</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Chapter 4: System Analysis and Design</w:t>
            </w:r>
            <w:r>
              <w:rPr>
                <w:noProof/>
                <w:webHidden/>
              </w:rPr>
              <w:tab/>
            </w:r>
            <w:r>
              <w:rPr>
                <w:noProof/>
                <w:webHidden/>
              </w:rPr>
              <w:fldChar w:fldCharType="begin"/>
            </w:r>
            <w:r>
              <w:rPr>
                <w:noProof/>
                <w:webHidden/>
              </w:rPr>
              <w:instrText xml:space="preserve"> PAGEREF _Toc184632646 \h </w:instrText>
            </w:r>
            <w:r>
              <w:rPr>
                <w:noProof/>
                <w:webHidden/>
              </w:rPr>
            </w:r>
          </w:ins>
          <w:r>
            <w:rPr>
              <w:noProof/>
              <w:webHidden/>
            </w:rPr>
            <w:fldChar w:fldCharType="separate"/>
          </w:r>
          <w:ins w:id="106" w:author="Werikhe Jeremy" w:date="2024-12-09T10:29:00Z" w16du:dateUtc="2024-12-09T07:29:00Z">
            <w:r>
              <w:rPr>
                <w:noProof/>
                <w:webHidden/>
              </w:rPr>
              <w:t>14</w:t>
            </w:r>
            <w:r>
              <w:rPr>
                <w:noProof/>
                <w:webHidden/>
              </w:rPr>
              <w:fldChar w:fldCharType="end"/>
            </w:r>
            <w:r w:rsidRPr="006804CC">
              <w:rPr>
                <w:rStyle w:val="Hyperlink"/>
                <w:noProof/>
              </w:rPr>
              <w:fldChar w:fldCharType="end"/>
            </w:r>
          </w:ins>
        </w:p>
        <w:p w14:paraId="1CB3B4AA" w14:textId="2139B64A" w:rsidR="00C11D51" w:rsidRDefault="00C11D51">
          <w:pPr>
            <w:pStyle w:val="TOC2"/>
            <w:tabs>
              <w:tab w:val="right" w:leader="dot" w:pos="9350"/>
            </w:tabs>
            <w:rPr>
              <w:ins w:id="107" w:author="Werikhe Jeremy" w:date="2024-12-09T10:29:00Z" w16du:dateUtc="2024-12-09T07:29:00Z"/>
              <w:rFonts w:asciiTheme="minorHAnsi" w:eastAsiaTheme="minorEastAsia" w:hAnsiTheme="minorHAnsi" w:cstheme="minorBidi"/>
              <w:noProof/>
              <w:kern w:val="2"/>
              <w:lang w:val="en-US"/>
              <w14:ligatures w14:val="standardContextual"/>
            </w:rPr>
          </w:pPr>
          <w:ins w:id="108"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"_Toc184632647"</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4.1 Introduction</w:t>
            </w:r>
            <w:r>
              <w:rPr>
                <w:noProof/>
                <w:webHidden/>
              </w:rPr>
              <w:tab/>
            </w:r>
            <w:r>
              <w:rPr>
                <w:noProof/>
                <w:webHidden/>
              </w:rPr>
              <w:fldChar w:fldCharType="begin"/>
            </w:r>
            <w:r>
              <w:rPr>
                <w:noProof/>
                <w:webHidden/>
              </w:rPr>
              <w:instrText xml:space="preserve"> PAGEREF _Toc184632647 \h </w:instrText>
            </w:r>
            <w:r>
              <w:rPr>
                <w:noProof/>
                <w:webHidden/>
              </w:rPr>
            </w:r>
          </w:ins>
          <w:r>
            <w:rPr>
              <w:noProof/>
              <w:webHidden/>
            </w:rPr>
            <w:fldChar w:fldCharType="separate"/>
          </w:r>
          <w:ins w:id="109" w:author="Werikhe Jeremy" w:date="2024-12-09T10:29:00Z" w16du:dateUtc="2024-12-09T07:29:00Z">
            <w:r>
              <w:rPr>
                <w:noProof/>
                <w:webHidden/>
              </w:rPr>
              <w:t>14</w:t>
            </w:r>
            <w:r>
              <w:rPr>
                <w:noProof/>
                <w:webHidden/>
              </w:rPr>
              <w:fldChar w:fldCharType="end"/>
            </w:r>
            <w:r w:rsidRPr="006804CC">
              <w:rPr>
                <w:rStyle w:val="Hyperlink"/>
                <w:noProof/>
              </w:rPr>
              <w:fldChar w:fldCharType="end"/>
            </w:r>
          </w:ins>
        </w:p>
        <w:p w14:paraId="3526AB29" w14:textId="53B483CB" w:rsidR="00C11D51" w:rsidRDefault="00C11D51">
          <w:pPr>
            <w:pStyle w:val="TOC2"/>
            <w:tabs>
              <w:tab w:val="right" w:leader="dot" w:pos="9350"/>
            </w:tabs>
            <w:rPr>
              <w:ins w:id="110" w:author="Werikhe Jeremy" w:date="2024-12-09T10:29:00Z" w16du:dateUtc="2024-12-09T07:29:00Z"/>
              <w:rFonts w:asciiTheme="minorHAnsi" w:eastAsiaTheme="minorEastAsia" w:hAnsiTheme="minorHAnsi" w:cstheme="minorBidi"/>
              <w:noProof/>
              <w:kern w:val="2"/>
              <w:lang w:val="en-US"/>
              <w14:ligatures w14:val="standardContextual"/>
            </w:rPr>
          </w:pPr>
          <w:ins w:id="111"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"_Toc184632648"</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4.2 System Analysis</w:t>
            </w:r>
            <w:r>
              <w:rPr>
                <w:noProof/>
                <w:webHidden/>
              </w:rPr>
              <w:tab/>
            </w:r>
            <w:r>
              <w:rPr>
                <w:noProof/>
                <w:webHidden/>
              </w:rPr>
              <w:fldChar w:fldCharType="begin"/>
            </w:r>
            <w:r>
              <w:rPr>
                <w:noProof/>
                <w:webHidden/>
              </w:rPr>
              <w:instrText xml:space="preserve"> PAGEREF _Toc184632648 \h </w:instrText>
            </w:r>
            <w:r>
              <w:rPr>
                <w:noProof/>
                <w:webHidden/>
              </w:rPr>
            </w:r>
          </w:ins>
          <w:r>
            <w:rPr>
              <w:noProof/>
              <w:webHidden/>
            </w:rPr>
            <w:fldChar w:fldCharType="separate"/>
          </w:r>
          <w:ins w:id="112" w:author="Werikhe Jeremy" w:date="2024-12-09T10:29:00Z" w16du:dateUtc="2024-12-09T07:29:00Z">
            <w:r>
              <w:rPr>
                <w:noProof/>
                <w:webHidden/>
              </w:rPr>
              <w:t>14</w:t>
            </w:r>
            <w:r>
              <w:rPr>
                <w:noProof/>
                <w:webHidden/>
              </w:rPr>
              <w:fldChar w:fldCharType="end"/>
            </w:r>
            <w:r w:rsidRPr="006804CC">
              <w:rPr>
                <w:rStyle w:val="Hyperlink"/>
                <w:noProof/>
              </w:rPr>
              <w:fldChar w:fldCharType="end"/>
            </w:r>
          </w:ins>
        </w:p>
        <w:p w14:paraId="27810FB9" w14:textId="5B0F0CF5" w:rsidR="00C11D51" w:rsidRDefault="00C11D51">
          <w:pPr>
            <w:pStyle w:val="TOC3"/>
            <w:tabs>
              <w:tab w:val="right" w:leader="dot" w:pos="9350"/>
            </w:tabs>
            <w:rPr>
              <w:ins w:id="113" w:author="Werikhe Jeremy" w:date="2024-12-09T10:29:00Z" w16du:dateUtc="2024-12-09T07:29:00Z"/>
              <w:rFonts w:asciiTheme="minorHAnsi" w:eastAsiaTheme="minorEastAsia" w:hAnsiTheme="minorHAnsi" w:cstheme="minorBidi"/>
              <w:noProof/>
              <w:kern w:val="2"/>
              <w:lang w:val="en-US"/>
              <w14:ligatures w14:val="standardContextual"/>
            </w:rPr>
          </w:pPr>
          <w:ins w:id="114"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"_Toc184632649"</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4.2.1 Functional Requirements</w:t>
            </w:r>
            <w:r>
              <w:rPr>
                <w:noProof/>
                <w:webHidden/>
              </w:rPr>
              <w:tab/>
            </w:r>
            <w:r>
              <w:rPr>
                <w:noProof/>
                <w:webHidden/>
              </w:rPr>
              <w:fldChar w:fldCharType="begin"/>
            </w:r>
            <w:r>
              <w:rPr>
                <w:noProof/>
                <w:webHidden/>
              </w:rPr>
              <w:instrText xml:space="preserve"> PAGEREF _Toc184632649 \h </w:instrText>
            </w:r>
            <w:r>
              <w:rPr>
                <w:noProof/>
                <w:webHidden/>
              </w:rPr>
            </w:r>
          </w:ins>
          <w:r>
            <w:rPr>
              <w:noProof/>
              <w:webHidden/>
            </w:rPr>
            <w:fldChar w:fldCharType="separate"/>
          </w:r>
          <w:ins w:id="115" w:author="Werikhe Jeremy" w:date="2024-12-09T10:29:00Z" w16du:dateUtc="2024-12-09T07:29:00Z">
            <w:r>
              <w:rPr>
                <w:noProof/>
                <w:webHidden/>
              </w:rPr>
              <w:t>14</w:t>
            </w:r>
            <w:r>
              <w:rPr>
                <w:noProof/>
                <w:webHidden/>
              </w:rPr>
              <w:fldChar w:fldCharType="end"/>
            </w:r>
            <w:r w:rsidRPr="006804CC">
              <w:rPr>
                <w:rStyle w:val="Hyperlink"/>
                <w:noProof/>
              </w:rPr>
              <w:fldChar w:fldCharType="end"/>
            </w:r>
          </w:ins>
        </w:p>
        <w:p w14:paraId="1D44FF28" w14:textId="152E770F" w:rsidR="00C11D51" w:rsidRDefault="00C11D51">
          <w:pPr>
            <w:pStyle w:val="TOC3"/>
            <w:tabs>
              <w:tab w:val="right" w:leader="dot" w:pos="9350"/>
            </w:tabs>
            <w:rPr>
              <w:ins w:id="116" w:author="Werikhe Jeremy" w:date="2024-12-09T10:29:00Z" w16du:dateUtc="2024-12-09T07:29:00Z"/>
              <w:rFonts w:asciiTheme="minorHAnsi" w:eastAsiaTheme="minorEastAsia" w:hAnsiTheme="minorHAnsi" w:cstheme="minorBidi"/>
              <w:noProof/>
              <w:kern w:val="2"/>
              <w:lang w:val="en-US"/>
              <w14:ligatures w14:val="standardContextual"/>
            </w:rPr>
          </w:pPr>
          <w:ins w:id="117"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"_Toc184632650"</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4.2.2 Non-Functional Requirements</w:t>
            </w:r>
            <w:r>
              <w:rPr>
                <w:noProof/>
                <w:webHidden/>
              </w:rPr>
              <w:tab/>
            </w:r>
            <w:r>
              <w:rPr>
                <w:noProof/>
                <w:webHidden/>
              </w:rPr>
              <w:fldChar w:fldCharType="begin"/>
            </w:r>
            <w:r>
              <w:rPr>
                <w:noProof/>
                <w:webHidden/>
              </w:rPr>
              <w:instrText xml:space="preserve"> PAGEREF _Toc184632650 \h </w:instrText>
            </w:r>
            <w:r>
              <w:rPr>
                <w:noProof/>
                <w:webHidden/>
              </w:rPr>
            </w:r>
          </w:ins>
          <w:r>
            <w:rPr>
              <w:noProof/>
              <w:webHidden/>
            </w:rPr>
            <w:fldChar w:fldCharType="separate"/>
          </w:r>
          <w:ins w:id="118" w:author="Werikhe Jeremy" w:date="2024-12-09T10:29:00Z" w16du:dateUtc="2024-12-09T07:29:00Z">
            <w:r>
              <w:rPr>
                <w:noProof/>
                <w:webHidden/>
              </w:rPr>
              <w:t>14</w:t>
            </w:r>
            <w:r>
              <w:rPr>
                <w:noProof/>
                <w:webHidden/>
              </w:rPr>
              <w:fldChar w:fldCharType="end"/>
            </w:r>
            <w:r w:rsidRPr="006804CC">
              <w:rPr>
                <w:rStyle w:val="Hyperlink"/>
                <w:noProof/>
              </w:rPr>
              <w:fldChar w:fldCharType="end"/>
            </w:r>
          </w:ins>
        </w:p>
        <w:p w14:paraId="7AFD57ED" w14:textId="17C22655" w:rsidR="00C11D51" w:rsidRDefault="00C11D51">
          <w:pPr>
            <w:pStyle w:val="TOC2"/>
            <w:tabs>
              <w:tab w:val="right" w:leader="dot" w:pos="9350"/>
            </w:tabs>
            <w:rPr>
              <w:ins w:id="119" w:author="Werikhe Jeremy" w:date="2024-12-09T10:29:00Z" w16du:dateUtc="2024-12-09T07:29:00Z"/>
              <w:rFonts w:asciiTheme="minorHAnsi" w:eastAsiaTheme="minorEastAsia" w:hAnsiTheme="minorHAnsi" w:cstheme="minorBidi"/>
              <w:noProof/>
              <w:kern w:val="2"/>
              <w:lang w:val="en-US"/>
              <w14:ligatures w14:val="standardContextual"/>
            </w:rPr>
          </w:pPr>
          <w:ins w:id="120"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"_Toc184632651"</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4.3 System Analysis Diagram</w:t>
            </w:r>
            <w:r>
              <w:rPr>
                <w:noProof/>
                <w:webHidden/>
              </w:rPr>
              <w:tab/>
            </w:r>
            <w:r>
              <w:rPr>
                <w:noProof/>
                <w:webHidden/>
              </w:rPr>
              <w:fldChar w:fldCharType="begin"/>
            </w:r>
            <w:r>
              <w:rPr>
                <w:noProof/>
                <w:webHidden/>
              </w:rPr>
              <w:instrText xml:space="preserve"> PAGEREF _Toc184632651 \h </w:instrText>
            </w:r>
            <w:r>
              <w:rPr>
                <w:noProof/>
                <w:webHidden/>
              </w:rPr>
            </w:r>
          </w:ins>
          <w:r>
            <w:rPr>
              <w:noProof/>
              <w:webHidden/>
            </w:rPr>
            <w:fldChar w:fldCharType="separate"/>
          </w:r>
          <w:ins w:id="121" w:author="Werikhe Jeremy" w:date="2024-12-09T10:29:00Z" w16du:dateUtc="2024-12-09T07:29:00Z">
            <w:r>
              <w:rPr>
                <w:noProof/>
                <w:webHidden/>
              </w:rPr>
              <w:t>15</w:t>
            </w:r>
            <w:r>
              <w:rPr>
                <w:noProof/>
                <w:webHidden/>
              </w:rPr>
              <w:fldChar w:fldCharType="end"/>
            </w:r>
            <w:r w:rsidRPr="006804CC">
              <w:rPr>
                <w:rStyle w:val="Hyperlink"/>
                <w:noProof/>
              </w:rPr>
              <w:fldChar w:fldCharType="end"/>
            </w:r>
          </w:ins>
        </w:p>
        <w:p w14:paraId="64231A5A" w14:textId="11BA1313" w:rsidR="00C11D51" w:rsidRDefault="00C11D51">
          <w:pPr>
            <w:pStyle w:val="TOC2"/>
            <w:tabs>
              <w:tab w:val="right" w:leader="dot" w:pos="9350"/>
            </w:tabs>
            <w:rPr>
              <w:ins w:id="122" w:author="Werikhe Jeremy" w:date="2024-12-09T10:29:00Z" w16du:dateUtc="2024-12-09T07:29:00Z"/>
              <w:rFonts w:asciiTheme="minorHAnsi" w:eastAsiaTheme="minorEastAsia" w:hAnsiTheme="minorHAnsi" w:cstheme="minorBidi"/>
              <w:noProof/>
              <w:kern w:val="2"/>
              <w:lang w:val="en-US"/>
              <w14:ligatures w14:val="standardContextual"/>
            </w:rPr>
          </w:pPr>
          <w:ins w:id="123"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"_Toc184632652"</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4.4 System Design Diagram</w:t>
            </w:r>
            <w:r>
              <w:rPr>
                <w:noProof/>
                <w:webHidden/>
              </w:rPr>
              <w:tab/>
            </w:r>
            <w:r>
              <w:rPr>
                <w:noProof/>
                <w:webHidden/>
              </w:rPr>
              <w:fldChar w:fldCharType="begin"/>
            </w:r>
            <w:r>
              <w:rPr>
                <w:noProof/>
                <w:webHidden/>
              </w:rPr>
              <w:instrText xml:space="preserve"> PAGEREF _Toc184632652 \h </w:instrText>
            </w:r>
            <w:r>
              <w:rPr>
                <w:noProof/>
                <w:webHidden/>
              </w:rPr>
            </w:r>
          </w:ins>
          <w:r>
            <w:rPr>
              <w:noProof/>
              <w:webHidden/>
            </w:rPr>
            <w:fldChar w:fldCharType="separate"/>
          </w:r>
          <w:ins w:id="124" w:author="Werikhe Jeremy" w:date="2024-12-09T10:29:00Z" w16du:dateUtc="2024-12-09T07:29:00Z">
            <w:r>
              <w:rPr>
                <w:noProof/>
                <w:webHidden/>
              </w:rPr>
              <w:t>15</w:t>
            </w:r>
            <w:r>
              <w:rPr>
                <w:noProof/>
                <w:webHidden/>
              </w:rPr>
              <w:fldChar w:fldCharType="end"/>
            </w:r>
            <w:r w:rsidRPr="006804CC">
              <w:rPr>
                <w:rStyle w:val="Hyperlink"/>
                <w:noProof/>
              </w:rPr>
              <w:fldChar w:fldCharType="end"/>
            </w:r>
          </w:ins>
        </w:p>
        <w:p w14:paraId="31B6E742" w14:textId="63B754BF" w:rsidR="00C11D51" w:rsidRDefault="00C11D51">
          <w:pPr>
            <w:pStyle w:val="TOC3"/>
            <w:tabs>
              <w:tab w:val="right" w:leader="dot" w:pos="9350"/>
            </w:tabs>
            <w:rPr>
              <w:ins w:id="125" w:author="Werikhe Jeremy" w:date="2024-12-09T10:29:00Z" w16du:dateUtc="2024-12-09T07:29:00Z"/>
              <w:rFonts w:asciiTheme="minorHAnsi" w:eastAsiaTheme="minorEastAsia" w:hAnsiTheme="minorHAnsi" w:cstheme="minorBidi"/>
              <w:noProof/>
              <w:kern w:val="2"/>
              <w:lang w:val="en-US"/>
              <w14:ligatures w14:val="standardContextual"/>
            </w:rPr>
          </w:pPr>
          <w:ins w:id="126"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"_Toc184632653"</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 xml:space="preserve">4.4.1 </w:t>
            </w:r>
            <w:r w:rsidRPr="006804CC">
              <w:rPr>
                <w:rStyle w:val="Hyperlink"/>
                <w:rFonts w:ascii="Times New Roman" w:hAnsi="Times New Roman" w:cs="Times New Roman"/>
                <w:bCs/>
                <w:noProof/>
              </w:rPr>
              <w:t>Use Case Diagram</w:t>
            </w:r>
            <w:r>
              <w:rPr>
                <w:noProof/>
                <w:webHidden/>
              </w:rPr>
              <w:tab/>
            </w:r>
            <w:r>
              <w:rPr>
                <w:noProof/>
                <w:webHidden/>
              </w:rPr>
              <w:fldChar w:fldCharType="begin"/>
            </w:r>
            <w:r>
              <w:rPr>
                <w:noProof/>
                <w:webHidden/>
              </w:rPr>
              <w:instrText xml:space="preserve"> PAGEREF _Toc184632653 \h </w:instrText>
            </w:r>
            <w:r>
              <w:rPr>
                <w:noProof/>
                <w:webHidden/>
              </w:rPr>
            </w:r>
          </w:ins>
          <w:r>
            <w:rPr>
              <w:noProof/>
              <w:webHidden/>
            </w:rPr>
            <w:fldChar w:fldCharType="separate"/>
          </w:r>
          <w:ins w:id="127" w:author="Werikhe Jeremy" w:date="2024-12-09T10:29:00Z" w16du:dateUtc="2024-12-09T07:29:00Z">
            <w:r>
              <w:rPr>
                <w:noProof/>
                <w:webHidden/>
              </w:rPr>
              <w:t>15</w:t>
            </w:r>
            <w:r>
              <w:rPr>
                <w:noProof/>
                <w:webHidden/>
              </w:rPr>
              <w:fldChar w:fldCharType="end"/>
            </w:r>
            <w:r w:rsidRPr="006804CC">
              <w:rPr>
                <w:rStyle w:val="Hyperlink"/>
                <w:noProof/>
              </w:rPr>
              <w:fldChar w:fldCharType="end"/>
            </w:r>
          </w:ins>
        </w:p>
        <w:p w14:paraId="50D28C6B" w14:textId="010866E5" w:rsidR="00C11D51" w:rsidRDefault="00C11D51">
          <w:pPr>
            <w:pStyle w:val="TOC3"/>
            <w:tabs>
              <w:tab w:val="right" w:leader="dot" w:pos="9350"/>
            </w:tabs>
            <w:rPr>
              <w:ins w:id="128" w:author="Werikhe Jeremy" w:date="2024-12-09T10:29:00Z" w16du:dateUtc="2024-12-09T07:29:00Z"/>
              <w:rFonts w:asciiTheme="minorHAnsi" w:eastAsiaTheme="minorEastAsia" w:hAnsiTheme="minorHAnsi" w:cstheme="minorBidi"/>
              <w:noProof/>
              <w:kern w:val="2"/>
              <w:lang w:val="en-US"/>
              <w14:ligatures w14:val="standardContextual"/>
            </w:rPr>
          </w:pPr>
          <w:ins w:id="129"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"_Toc184632654"</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 xml:space="preserve">4.4.2 </w:t>
            </w:r>
            <w:r w:rsidRPr="006804CC">
              <w:rPr>
                <w:rStyle w:val="Hyperlink"/>
                <w:rFonts w:ascii="Times New Roman" w:hAnsi="Times New Roman" w:cs="Times New Roman"/>
                <w:bCs/>
                <w:noProof/>
              </w:rPr>
              <w:t>Class Diagram</w:t>
            </w:r>
            <w:r>
              <w:rPr>
                <w:noProof/>
                <w:webHidden/>
              </w:rPr>
              <w:tab/>
            </w:r>
            <w:r>
              <w:rPr>
                <w:noProof/>
                <w:webHidden/>
              </w:rPr>
              <w:fldChar w:fldCharType="begin"/>
            </w:r>
            <w:r>
              <w:rPr>
                <w:noProof/>
                <w:webHidden/>
              </w:rPr>
              <w:instrText xml:space="preserve"> PAGEREF _Toc184632654 \h </w:instrText>
            </w:r>
            <w:r>
              <w:rPr>
                <w:noProof/>
                <w:webHidden/>
              </w:rPr>
            </w:r>
          </w:ins>
          <w:r>
            <w:rPr>
              <w:noProof/>
              <w:webHidden/>
            </w:rPr>
            <w:fldChar w:fldCharType="separate"/>
          </w:r>
          <w:ins w:id="130" w:author="Werikhe Jeremy" w:date="2024-12-09T10:29:00Z" w16du:dateUtc="2024-12-09T07:29:00Z">
            <w:r>
              <w:rPr>
                <w:noProof/>
                <w:webHidden/>
              </w:rPr>
              <w:t>16</w:t>
            </w:r>
            <w:r>
              <w:rPr>
                <w:noProof/>
                <w:webHidden/>
              </w:rPr>
              <w:fldChar w:fldCharType="end"/>
            </w:r>
            <w:r w:rsidRPr="006804CC">
              <w:rPr>
                <w:rStyle w:val="Hyperlink"/>
                <w:noProof/>
              </w:rPr>
              <w:fldChar w:fldCharType="end"/>
            </w:r>
          </w:ins>
        </w:p>
        <w:p w14:paraId="3861BC9D" w14:textId="1CEB47C9" w:rsidR="00C11D51" w:rsidRDefault="00C11D51">
          <w:pPr>
            <w:pStyle w:val="TOC3"/>
            <w:tabs>
              <w:tab w:val="right" w:leader="dot" w:pos="9350"/>
            </w:tabs>
            <w:rPr>
              <w:ins w:id="131" w:author="Werikhe Jeremy" w:date="2024-12-09T10:29:00Z" w16du:dateUtc="2024-12-09T07:29:00Z"/>
              <w:rFonts w:asciiTheme="minorHAnsi" w:eastAsiaTheme="minorEastAsia" w:hAnsiTheme="minorHAnsi" w:cstheme="minorBidi"/>
              <w:noProof/>
              <w:kern w:val="2"/>
              <w:lang w:val="en-US"/>
              <w14:ligatures w14:val="standardContextual"/>
            </w:rPr>
          </w:pPr>
          <w:ins w:id="132"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"_Toc184632655"</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 xml:space="preserve">4.4.3 </w:t>
            </w:r>
            <w:r w:rsidRPr="006804CC">
              <w:rPr>
                <w:rStyle w:val="Hyperlink"/>
                <w:rFonts w:ascii="Times New Roman" w:hAnsi="Times New Roman" w:cs="Times New Roman"/>
                <w:bCs/>
                <w:noProof/>
              </w:rPr>
              <w:t>Entity Relationship Diagram</w:t>
            </w:r>
            <w:r>
              <w:rPr>
                <w:noProof/>
                <w:webHidden/>
              </w:rPr>
              <w:tab/>
            </w:r>
            <w:r>
              <w:rPr>
                <w:noProof/>
                <w:webHidden/>
              </w:rPr>
              <w:fldChar w:fldCharType="begin"/>
            </w:r>
            <w:r>
              <w:rPr>
                <w:noProof/>
                <w:webHidden/>
              </w:rPr>
              <w:instrText xml:space="preserve"> PAGEREF _Toc184632655 \h </w:instrText>
            </w:r>
            <w:r>
              <w:rPr>
                <w:noProof/>
                <w:webHidden/>
              </w:rPr>
            </w:r>
          </w:ins>
          <w:r>
            <w:rPr>
              <w:noProof/>
              <w:webHidden/>
            </w:rPr>
            <w:fldChar w:fldCharType="separate"/>
          </w:r>
          <w:ins w:id="133" w:author="Werikhe Jeremy" w:date="2024-12-09T10:29:00Z" w16du:dateUtc="2024-12-09T07:29:00Z">
            <w:r>
              <w:rPr>
                <w:noProof/>
                <w:webHidden/>
              </w:rPr>
              <w:t>17</w:t>
            </w:r>
            <w:r>
              <w:rPr>
                <w:noProof/>
                <w:webHidden/>
              </w:rPr>
              <w:fldChar w:fldCharType="end"/>
            </w:r>
            <w:r w:rsidRPr="006804CC">
              <w:rPr>
                <w:rStyle w:val="Hyperlink"/>
                <w:noProof/>
              </w:rPr>
              <w:fldChar w:fldCharType="end"/>
            </w:r>
          </w:ins>
        </w:p>
        <w:p w14:paraId="188DA16A" w14:textId="2EBA122F" w:rsidR="00C11D51" w:rsidRDefault="00C11D51">
          <w:pPr>
            <w:pStyle w:val="TOC3"/>
            <w:tabs>
              <w:tab w:val="right" w:leader="dot" w:pos="9350"/>
            </w:tabs>
            <w:rPr>
              <w:ins w:id="134" w:author="Werikhe Jeremy" w:date="2024-12-09T10:29:00Z" w16du:dateUtc="2024-12-09T07:29:00Z"/>
              <w:rFonts w:asciiTheme="minorHAnsi" w:eastAsiaTheme="minorEastAsia" w:hAnsiTheme="minorHAnsi" w:cstheme="minorBidi"/>
              <w:noProof/>
              <w:kern w:val="2"/>
              <w:lang w:val="en-US"/>
              <w14:ligatures w14:val="standardContextual"/>
            </w:rPr>
          </w:pPr>
          <w:ins w:id="135"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"_Toc184632656"</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 xml:space="preserve">4.4.4 </w:t>
            </w:r>
            <w:r w:rsidRPr="006804CC">
              <w:rPr>
                <w:rStyle w:val="Hyperlink"/>
                <w:rFonts w:ascii="Times New Roman" w:hAnsi="Times New Roman" w:cs="Times New Roman"/>
                <w:bCs/>
                <w:noProof/>
              </w:rPr>
              <w:t>System Sequence Diagram</w:t>
            </w:r>
            <w:r>
              <w:rPr>
                <w:noProof/>
                <w:webHidden/>
              </w:rPr>
              <w:tab/>
            </w:r>
            <w:r>
              <w:rPr>
                <w:noProof/>
                <w:webHidden/>
              </w:rPr>
              <w:fldChar w:fldCharType="begin"/>
            </w:r>
            <w:r>
              <w:rPr>
                <w:noProof/>
                <w:webHidden/>
              </w:rPr>
              <w:instrText xml:space="preserve"> PAGEREF _Toc184632656 \h </w:instrText>
            </w:r>
            <w:r>
              <w:rPr>
                <w:noProof/>
                <w:webHidden/>
              </w:rPr>
            </w:r>
          </w:ins>
          <w:r>
            <w:rPr>
              <w:noProof/>
              <w:webHidden/>
            </w:rPr>
            <w:fldChar w:fldCharType="separate"/>
          </w:r>
          <w:ins w:id="136" w:author="Werikhe Jeremy" w:date="2024-12-09T10:29:00Z" w16du:dateUtc="2024-12-09T07:29:00Z">
            <w:r>
              <w:rPr>
                <w:noProof/>
                <w:webHidden/>
              </w:rPr>
              <w:t>18</w:t>
            </w:r>
            <w:r>
              <w:rPr>
                <w:noProof/>
                <w:webHidden/>
              </w:rPr>
              <w:fldChar w:fldCharType="end"/>
            </w:r>
            <w:r w:rsidRPr="006804CC">
              <w:rPr>
                <w:rStyle w:val="Hyperlink"/>
                <w:noProof/>
              </w:rPr>
              <w:fldChar w:fldCharType="end"/>
            </w:r>
          </w:ins>
        </w:p>
        <w:p w14:paraId="0C7612D6" w14:textId="605BC785" w:rsidR="00C11D51" w:rsidRDefault="00C11D51">
          <w:pPr>
            <w:pStyle w:val="TOC3"/>
            <w:tabs>
              <w:tab w:val="right" w:leader="dot" w:pos="9350"/>
            </w:tabs>
            <w:rPr>
              <w:ins w:id="137" w:author="Werikhe Jeremy" w:date="2024-12-09T10:29:00Z" w16du:dateUtc="2024-12-09T07:29:00Z"/>
              <w:rFonts w:asciiTheme="minorHAnsi" w:eastAsiaTheme="minorEastAsia" w:hAnsiTheme="minorHAnsi" w:cstheme="minorBidi"/>
              <w:noProof/>
              <w:kern w:val="2"/>
              <w:lang w:val="en-US"/>
              <w14:ligatures w14:val="standardContextual"/>
            </w:rPr>
          </w:pPr>
          <w:ins w:id="138"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"_Toc184632657"</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 xml:space="preserve">4.4.5 </w:t>
            </w:r>
            <w:r w:rsidRPr="006804CC">
              <w:rPr>
                <w:rStyle w:val="Hyperlink"/>
                <w:rFonts w:ascii="Times New Roman" w:hAnsi="Times New Roman" w:cs="Times New Roman"/>
                <w:bCs/>
                <w:noProof/>
              </w:rPr>
              <w:t>Database Schema</w:t>
            </w:r>
            <w:r>
              <w:rPr>
                <w:noProof/>
                <w:webHidden/>
              </w:rPr>
              <w:tab/>
            </w:r>
            <w:r>
              <w:rPr>
                <w:noProof/>
                <w:webHidden/>
              </w:rPr>
              <w:fldChar w:fldCharType="begin"/>
            </w:r>
            <w:r>
              <w:rPr>
                <w:noProof/>
                <w:webHidden/>
              </w:rPr>
              <w:instrText xml:space="preserve"> PAGEREF _Toc184632657 \h </w:instrText>
            </w:r>
            <w:r>
              <w:rPr>
                <w:noProof/>
                <w:webHidden/>
              </w:rPr>
            </w:r>
          </w:ins>
          <w:r>
            <w:rPr>
              <w:noProof/>
              <w:webHidden/>
            </w:rPr>
            <w:fldChar w:fldCharType="separate"/>
          </w:r>
          <w:ins w:id="139" w:author="Werikhe Jeremy" w:date="2024-12-09T10:29:00Z" w16du:dateUtc="2024-12-09T07:29:00Z">
            <w:r>
              <w:rPr>
                <w:noProof/>
                <w:webHidden/>
              </w:rPr>
              <w:t>19</w:t>
            </w:r>
            <w:r>
              <w:rPr>
                <w:noProof/>
                <w:webHidden/>
              </w:rPr>
              <w:fldChar w:fldCharType="end"/>
            </w:r>
            <w:r w:rsidRPr="006804CC">
              <w:rPr>
                <w:rStyle w:val="Hyperlink"/>
                <w:noProof/>
              </w:rPr>
              <w:fldChar w:fldCharType="end"/>
            </w:r>
          </w:ins>
        </w:p>
        <w:p w14:paraId="28BD5F7B" w14:textId="6AC0B8D8" w:rsidR="00C11D51" w:rsidRDefault="00C11D51">
          <w:pPr>
            <w:pStyle w:val="TOC3"/>
            <w:tabs>
              <w:tab w:val="right" w:leader="dot" w:pos="9350"/>
            </w:tabs>
            <w:rPr>
              <w:ins w:id="140" w:author="Werikhe Jeremy" w:date="2024-12-09T10:29:00Z" w16du:dateUtc="2024-12-09T07:29:00Z"/>
              <w:rFonts w:asciiTheme="minorHAnsi" w:eastAsiaTheme="minorEastAsia" w:hAnsiTheme="minorHAnsi" w:cstheme="minorBidi"/>
              <w:noProof/>
              <w:kern w:val="2"/>
              <w:lang w:val="en-US"/>
              <w14:ligatures w14:val="standardContextual"/>
            </w:rPr>
          </w:pPr>
          <w:ins w:id="141"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"_Toc184632658"</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4.4.6 System Architecture</w:t>
            </w:r>
            <w:r>
              <w:rPr>
                <w:noProof/>
                <w:webHidden/>
              </w:rPr>
              <w:tab/>
            </w:r>
            <w:r>
              <w:rPr>
                <w:noProof/>
                <w:webHidden/>
              </w:rPr>
              <w:fldChar w:fldCharType="begin"/>
            </w:r>
            <w:r>
              <w:rPr>
                <w:noProof/>
                <w:webHidden/>
              </w:rPr>
              <w:instrText xml:space="preserve"> PAGEREF _Toc184632658 \h </w:instrText>
            </w:r>
            <w:r>
              <w:rPr>
                <w:noProof/>
                <w:webHidden/>
              </w:rPr>
            </w:r>
          </w:ins>
          <w:r>
            <w:rPr>
              <w:noProof/>
              <w:webHidden/>
            </w:rPr>
            <w:fldChar w:fldCharType="separate"/>
          </w:r>
          <w:ins w:id="142" w:author="Werikhe Jeremy" w:date="2024-12-09T10:29:00Z" w16du:dateUtc="2024-12-09T07:29:00Z">
            <w:r>
              <w:rPr>
                <w:noProof/>
                <w:webHidden/>
              </w:rPr>
              <w:t>21</w:t>
            </w:r>
            <w:r>
              <w:rPr>
                <w:noProof/>
                <w:webHidden/>
              </w:rPr>
              <w:fldChar w:fldCharType="end"/>
            </w:r>
            <w:r w:rsidRPr="006804CC">
              <w:rPr>
                <w:rStyle w:val="Hyperlink"/>
                <w:noProof/>
              </w:rPr>
              <w:fldChar w:fldCharType="end"/>
            </w:r>
          </w:ins>
        </w:p>
        <w:p w14:paraId="0404ACF5" w14:textId="734390C2" w:rsidR="00C11D51" w:rsidRDefault="00C11D51">
          <w:pPr>
            <w:pStyle w:val="TOC3"/>
            <w:tabs>
              <w:tab w:val="right" w:leader="dot" w:pos="9350"/>
            </w:tabs>
            <w:rPr>
              <w:ins w:id="143" w:author="Werikhe Jeremy" w:date="2024-12-09T10:29:00Z" w16du:dateUtc="2024-12-09T07:29:00Z"/>
              <w:rFonts w:asciiTheme="minorHAnsi" w:eastAsiaTheme="minorEastAsia" w:hAnsiTheme="minorHAnsi" w:cstheme="minorBidi"/>
              <w:noProof/>
              <w:kern w:val="2"/>
              <w:lang w:val="en-US"/>
              <w14:ligatures w14:val="standardContextual"/>
            </w:rPr>
          </w:pPr>
          <w:ins w:id="144"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"_Toc184632659"</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4.4.7 Wireframe</w:t>
            </w:r>
            <w:r>
              <w:rPr>
                <w:noProof/>
                <w:webHidden/>
              </w:rPr>
              <w:tab/>
            </w:r>
            <w:r>
              <w:rPr>
                <w:noProof/>
                <w:webHidden/>
              </w:rPr>
              <w:fldChar w:fldCharType="begin"/>
            </w:r>
            <w:r>
              <w:rPr>
                <w:noProof/>
                <w:webHidden/>
              </w:rPr>
              <w:instrText xml:space="preserve"> PAGEREF _Toc184632659 \h </w:instrText>
            </w:r>
            <w:r>
              <w:rPr>
                <w:noProof/>
                <w:webHidden/>
              </w:rPr>
            </w:r>
          </w:ins>
          <w:r>
            <w:rPr>
              <w:noProof/>
              <w:webHidden/>
            </w:rPr>
            <w:fldChar w:fldCharType="separate"/>
          </w:r>
          <w:ins w:id="145" w:author="Werikhe Jeremy" w:date="2024-12-09T10:29:00Z" w16du:dateUtc="2024-12-09T07:29:00Z">
            <w:r>
              <w:rPr>
                <w:noProof/>
                <w:webHidden/>
              </w:rPr>
              <w:t>21</w:t>
            </w:r>
            <w:r>
              <w:rPr>
                <w:noProof/>
                <w:webHidden/>
              </w:rPr>
              <w:fldChar w:fldCharType="end"/>
            </w:r>
            <w:r w:rsidRPr="006804CC">
              <w:rPr>
                <w:rStyle w:val="Hyperlink"/>
                <w:noProof/>
              </w:rPr>
              <w:fldChar w:fldCharType="end"/>
            </w:r>
          </w:ins>
        </w:p>
        <w:p w14:paraId="426BDA1E" w14:textId="7FA31DD6" w:rsidR="00C11D51" w:rsidRDefault="00C11D51">
          <w:pPr>
            <w:pStyle w:val="TOC1"/>
            <w:tabs>
              <w:tab w:val="right" w:leader="dot" w:pos="9350"/>
            </w:tabs>
            <w:rPr>
              <w:ins w:id="146" w:author="Werikhe Jeremy" w:date="2024-12-09T10:29:00Z" w16du:dateUtc="2024-12-09T07:29:00Z"/>
              <w:rFonts w:asciiTheme="minorHAnsi" w:eastAsiaTheme="minorEastAsia" w:hAnsiTheme="minorHAnsi" w:cstheme="minorBidi"/>
              <w:noProof/>
              <w:kern w:val="2"/>
              <w:lang w:val="en-US"/>
              <w14:ligatures w14:val="standardContextual"/>
            </w:rPr>
          </w:pPr>
          <w:ins w:id="147"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"_Toc184632660"</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Chapter 5: System Implementation Testing</w:t>
            </w:r>
            <w:r>
              <w:rPr>
                <w:noProof/>
                <w:webHidden/>
              </w:rPr>
              <w:tab/>
            </w:r>
            <w:r>
              <w:rPr>
                <w:noProof/>
                <w:webHidden/>
              </w:rPr>
              <w:fldChar w:fldCharType="begin"/>
            </w:r>
            <w:r>
              <w:rPr>
                <w:noProof/>
                <w:webHidden/>
              </w:rPr>
              <w:instrText xml:space="preserve"> PAGEREF _Toc184632660 \h </w:instrText>
            </w:r>
            <w:r>
              <w:rPr>
                <w:noProof/>
                <w:webHidden/>
              </w:rPr>
            </w:r>
          </w:ins>
          <w:r>
            <w:rPr>
              <w:noProof/>
              <w:webHidden/>
            </w:rPr>
            <w:fldChar w:fldCharType="separate"/>
          </w:r>
          <w:ins w:id="148" w:author="Werikhe Jeremy" w:date="2024-12-09T10:29:00Z" w16du:dateUtc="2024-12-09T07:29:00Z">
            <w:r>
              <w:rPr>
                <w:noProof/>
                <w:webHidden/>
              </w:rPr>
              <w:t>23</w:t>
            </w:r>
            <w:r>
              <w:rPr>
                <w:noProof/>
                <w:webHidden/>
              </w:rPr>
              <w:fldChar w:fldCharType="end"/>
            </w:r>
            <w:r w:rsidRPr="006804CC">
              <w:rPr>
                <w:rStyle w:val="Hyperlink"/>
                <w:noProof/>
              </w:rPr>
              <w:fldChar w:fldCharType="end"/>
            </w:r>
          </w:ins>
        </w:p>
        <w:p w14:paraId="3E9B83B2" w14:textId="0F1347E5" w:rsidR="00C11D51" w:rsidRDefault="00C11D51">
          <w:pPr>
            <w:pStyle w:val="TOC2"/>
            <w:tabs>
              <w:tab w:val="right" w:leader="dot" w:pos="9350"/>
            </w:tabs>
            <w:rPr>
              <w:ins w:id="149" w:author="Werikhe Jeremy" w:date="2024-12-09T10:29:00Z" w16du:dateUtc="2024-12-09T07:29:00Z"/>
              <w:rFonts w:asciiTheme="minorHAnsi" w:eastAsiaTheme="minorEastAsia" w:hAnsiTheme="minorHAnsi" w:cstheme="minorBidi"/>
              <w:noProof/>
              <w:kern w:val="2"/>
              <w:lang w:val="en-US"/>
              <w14:ligatures w14:val="standardContextual"/>
            </w:rPr>
          </w:pPr>
          <w:ins w:id="150"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"_Toc184632661"</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5.1 Introduction</w:t>
            </w:r>
            <w:r>
              <w:rPr>
                <w:noProof/>
                <w:webHidden/>
              </w:rPr>
              <w:tab/>
            </w:r>
            <w:r>
              <w:rPr>
                <w:noProof/>
                <w:webHidden/>
              </w:rPr>
              <w:fldChar w:fldCharType="begin"/>
            </w:r>
            <w:r>
              <w:rPr>
                <w:noProof/>
                <w:webHidden/>
              </w:rPr>
              <w:instrText xml:space="preserve"> PAGEREF _Toc184632661 \h </w:instrText>
            </w:r>
            <w:r>
              <w:rPr>
                <w:noProof/>
                <w:webHidden/>
              </w:rPr>
            </w:r>
          </w:ins>
          <w:r>
            <w:rPr>
              <w:noProof/>
              <w:webHidden/>
            </w:rPr>
            <w:fldChar w:fldCharType="separate"/>
          </w:r>
          <w:ins w:id="151" w:author="Werikhe Jeremy" w:date="2024-12-09T10:29:00Z" w16du:dateUtc="2024-12-09T07:29:00Z">
            <w:r>
              <w:rPr>
                <w:noProof/>
                <w:webHidden/>
              </w:rPr>
              <w:t>23</w:t>
            </w:r>
            <w:r>
              <w:rPr>
                <w:noProof/>
                <w:webHidden/>
              </w:rPr>
              <w:fldChar w:fldCharType="end"/>
            </w:r>
            <w:r w:rsidRPr="006804CC">
              <w:rPr>
                <w:rStyle w:val="Hyperlink"/>
                <w:noProof/>
              </w:rPr>
              <w:fldChar w:fldCharType="end"/>
            </w:r>
          </w:ins>
        </w:p>
        <w:p w14:paraId="6F18127C" w14:textId="1885BD5A" w:rsidR="00C11D51" w:rsidRDefault="00C11D51">
          <w:pPr>
            <w:pStyle w:val="TOC2"/>
            <w:tabs>
              <w:tab w:val="right" w:leader="dot" w:pos="9350"/>
            </w:tabs>
            <w:rPr>
              <w:ins w:id="152" w:author="Werikhe Jeremy" w:date="2024-12-09T10:29:00Z" w16du:dateUtc="2024-12-09T07:29:00Z"/>
              <w:rFonts w:asciiTheme="minorHAnsi" w:eastAsiaTheme="minorEastAsia" w:hAnsiTheme="minorHAnsi" w:cstheme="minorBidi"/>
              <w:noProof/>
              <w:kern w:val="2"/>
              <w:lang w:val="en-US"/>
              <w14:ligatures w14:val="standardContextual"/>
            </w:rPr>
          </w:pPr>
          <w:ins w:id="153"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"_Toc184632662"</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5.2 System Implementation</w:t>
            </w:r>
            <w:r>
              <w:rPr>
                <w:noProof/>
                <w:webHidden/>
              </w:rPr>
              <w:tab/>
            </w:r>
            <w:r>
              <w:rPr>
                <w:noProof/>
                <w:webHidden/>
              </w:rPr>
              <w:fldChar w:fldCharType="begin"/>
            </w:r>
            <w:r>
              <w:rPr>
                <w:noProof/>
                <w:webHidden/>
              </w:rPr>
              <w:instrText xml:space="preserve"> PAGEREF _Toc184632662 \h </w:instrText>
            </w:r>
            <w:r>
              <w:rPr>
                <w:noProof/>
                <w:webHidden/>
              </w:rPr>
            </w:r>
          </w:ins>
          <w:r>
            <w:rPr>
              <w:noProof/>
              <w:webHidden/>
            </w:rPr>
            <w:fldChar w:fldCharType="separate"/>
          </w:r>
          <w:ins w:id="154" w:author="Werikhe Jeremy" w:date="2024-12-09T10:29:00Z" w16du:dateUtc="2024-12-09T07:29:00Z">
            <w:r>
              <w:rPr>
                <w:noProof/>
                <w:webHidden/>
              </w:rPr>
              <w:t>23</w:t>
            </w:r>
            <w:r>
              <w:rPr>
                <w:noProof/>
                <w:webHidden/>
              </w:rPr>
              <w:fldChar w:fldCharType="end"/>
            </w:r>
            <w:r w:rsidRPr="006804CC">
              <w:rPr>
                <w:rStyle w:val="Hyperlink"/>
                <w:noProof/>
              </w:rPr>
              <w:fldChar w:fldCharType="end"/>
            </w:r>
          </w:ins>
        </w:p>
        <w:p w14:paraId="098A228D" w14:textId="62D00F89" w:rsidR="00C11D51" w:rsidRDefault="00C11D51">
          <w:pPr>
            <w:pStyle w:val="TOC3"/>
            <w:tabs>
              <w:tab w:val="right" w:leader="dot" w:pos="9350"/>
            </w:tabs>
            <w:rPr>
              <w:ins w:id="155" w:author="Werikhe Jeremy" w:date="2024-12-09T10:29:00Z" w16du:dateUtc="2024-12-09T07:29:00Z"/>
              <w:rFonts w:asciiTheme="minorHAnsi" w:eastAsiaTheme="minorEastAsia" w:hAnsiTheme="minorHAnsi" w:cstheme="minorBidi"/>
              <w:noProof/>
              <w:kern w:val="2"/>
              <w:lang w:val="en-US"/>
              <w14:ligatures w14:val="standardContextual"/>
            </w:rPr>
          </w:pPr>
          <w:ins w:id="156"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"_Toc184632663"</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5.2.1 Systems Backend Database</w:t>
            </w:r>
            <w:r>
              <w:rPr>
                <w:noProof/>
                <w:webHidden/>
              </w:rPr>
              <w:tab/>
            </w:r>
            <w:r>
              <w:rPr>
                <w:noProof/>
                <w:webHidden/>
              </w:rPr>
              <w:fldChar w:fldCharType="begin"/>
            </w:r>
            <w:r>
              <w:rPr>
                <w:noProof/>
                <w:webHidden/>
              </w:rPr>
              <w:instrText xml:space="preserve"> PAGEREF _Toc184632663 \h </w:instrText>
            </w:r>
            <w:r>
              <w:rPr>
                <w:noProof/>
                <w:webHidden/>
              </w:rPr>
            </w:r>
          </w:ins>
          <w:r>
            <w:rPr>
              <w:noProof/>
              <w:webHidden/>
            </w:rPr>
            <w:fldChar w:fldCharType="separate"/>
          </w:r>
          <w:ins w:id="157" w:author="Werikhe Jeremy" w:date="2024-12-09T10:29:00Z" w16du:dateUtc="2024-12-09T07:29:00Z">
            <w:r>
              <w:rPr>
                <w:noProof/>
                <w:webHidden/>
              </w:rPr>
              <w:t>23</w:t>
            </w:r>
            <w:r>
              <w:rPr>
                <w:noProof/>
                <w:webHidden/>
              </w:rPr>
              <w:fldChar w:fldCharType="end"/>
            </w:r>
            <w:r w:rsidRPr="006804CC">
              <w:rPr>
                <w:rStyle w:val="Hyperlink"/>
                <w:noProof/>
              </w:rPr>
              <w:fldChar w:fldCharType="end"/>
            </w:r>
          </w:ins>
        </w:p>
        <w:p w14:paraId="135C264F" w14:textId="40E2C33E" w:rsidR="00C11D51" w:rsidRDefault="00C11D51">
          <w:pPr>
            <w:pStyle w:val="TOC3"/>
            <w:tabs>
              <w:tab w:val="right" w:leader="dot" w:pos="9350"/>
            </w:tabs>
            <w:rPr>
              <w:ins w:id="158" w:author="Werikhe Jeremy" w:date="2024-12-09T10:29:00Z" w16du:dateUtc="2024-12-09T07:29:00Z"/>
              <w:rFonts w:asciiTheme="minorHAnsi" w:eastAsiaTheme="minorEastAsia" w:hAnsiTheme="minorHAnsi" w:cstheme="minorBidi"/>
              <w:noProof/>
              <w:kern w:val="2"/>
              <w:lang w:val="en-US"/>
              <w14:ligatures w14:val="standardContextual"/>
            </w:rPr>
          </w:pPr>
          <w:ins w:id="159"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"_Toc184632664"</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5.2.2 Systems Frontend</w:t>
            </w:r>
            <w:r>
              <w:rPr>
                <w:noProof/>
                <w:webHidden/>
              </w:rPr>
              <w:tab/>
            </w:r>
            <w:r>
              <w:rPr>
                <w:noProof/>
                <w:webHidden/>
              </w:rPr>
              <w:fldChar w:fldCharType="begin"/>
            </w:r>
            <w:r>
              <w:rPr>
                <w:noProof/>
                <w:webHidden/>
              </w:rPr>
              <w:instrText xml:space="preserve"> PAGEREF _Toc184632664 \h </w:instrText>
            </w:r>
            <w:r>
              <w:rPr>
                <w:noProof/>
                <w:webHidden/>
              </w:rPr>
            </w:r>
          </w:ins>
          <w:r>
            <w:rPr>
              <w:noProof/>
              <w:webHidden/>
            </w:rPr>
            <w:fldChar w:fldCharType="separate"/>
          </w:r>
          <w:ins w:id="160" w:author="Werikhe Jeremy" w:date="2024-12-09T10:29:00Z" w16du:dateUtc="2024-12-09T07:29:00Z">
            <w:r>
              <w:rPr>
                <w:noProof/>
                <w:webHidden/>
              </w:rPr>
              <w:t>24</w:t>
            </w:r>
            <w:r>
              <w:rPr>
                <w:noProof/>
                <w:webHidden/>
              </w:rPr>
              <w:fldChar w:fldCharType="end"/>
            </w:r>
            <w:r w:rsidRPr="006804CC">
              <w:rPr>
                <w:rStyle w:val="Hyperlink"/>
                <w:noProof/>
              </w:rPr>
              <w:fldChar w:fldCharType="end"/>
            </w:r>
          </w:ins>
        </w:p>
        <w:p w14:paraId="5136692F" w14:textId="79FB7035" w:rsidR="00C11D51" w:rsidRDefault="00C11D51">
          <w:pPr>
            <w:pStyle w:val="TOC2"/>
            <w:tabs>
              <w:tab w:val="right" w:leader="dot" w:pos="9350"/>
            </w:tabs>
            <w:rPr>
              <w:ins w:id="161" w:author="Werikhe Jeremy" w:date="2024-12-09T10:29:00Z" w16du:dateUtc="2024-12-09T07:29:00Z"/>
              <w:rFonts w:asciiTheme="minorHAnsi" w:eastAsiaTheme="minorEastAsia" w:hAnsiTheme="minorHAnsi" w:cstheme="minorBidi"/>
              <w:noProof/>
              <w:kern w:val="2"/>
              <w:lang w:val="en-US"/>
              <w14:ligatures w14:val="standardContextual"/>
            </w:rPr>
          </w:pPr>
          <w:ins w:id="162"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"_Toc184632665"</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5.3 System Testing</w:t>
            </w:r>
            <w:r>
              <w:rPr>
                <w:noProof/>
                <w:webHidden/>
              </w:rPr>
              <w:tab/>
            </w:r>
            <w:r>
              <w:rPr>
                <w:noProof/>
                <w:webHidden/>
              </w:rPr>
              <w:fldChar w:fldCharType="begin"/>
            </w:r>
            <w:r>
              <w:rPr>
                <w:noProof/>
                <w:webHidden/>
              </w:rPr>
              <w:instrText xml:space="preserve"> PAGEREF _Toc184632665 \h </w:instrText>
            </w:r>
            <w:r>
              <w:rPr>
                <w:noProof/>
                <w:webHidden/>
              </w:rPr>
            </w:r>
          </w:ins>
          <w:r>
            <w:rPr>
              <w:noProof/>
              <w:webHidden/>
            </w:rPr>
            <w:fldChar w:fldCharType="separate"/>
          </w:r>
          <w:ins w:id="163" w:author="Werikhe Jeremy" w:date="2024-12-09T10:29:00Z" w16du:dateUtc="2024-12-09T07:29:00Z">
            <w:r>
              <w:rPr>
                <w:noProof/>
                <w:webHidden/>
              </w:rPr>
              <w:t>26</w:t>
            </w:r>
            <w:r>
              <w:rPr>
                <w:noProof/>
                <w:webHidden/>
              </w:rPr>
              <w:fldChar w:fldCharType="end"/>
            </w:r>
            <w:r w:rsidRPr="006804CC">
              <w:rPr>
                <w:rStyle w:val="Hyperlink"/>
                <w:noProof/>
              </w:rPr>
              <w:fldChar w:fldCharType="end"/>
            </w:r>
          </w:ins>
        </w:p>
        <w:p w14:paraId="2F6E0AAA" w14:textId="2BE82535" w:rsidR="00C11D51" w:rsidRDefault="00C11D51">
          <w:pPr>
            <w:pStyle w:val="TOC3"/>
            <w:tabs>
              <w:tab w:val="right" w:leader="dot" w:pos="9350"/>
            </w:tabs>
            <w:rPr>
              <w:ins w:id="164" w:author="Werikhe Jeremy" w:date="2024-12-09T10:29:00Z" w16du:dateUtc="2024-12-09T07:29:00Z"/>
              <w:rFonts w:asciiTheme="minorHAnsi" w:eastAsiaTheme="minorEastAsia" w:hAnsiTheme="minorHAnsi" w:cstheme="minorBidi"/>
              <w:noProof/>
              <w:kern w:val="2"/>
              <w:lang w:val="en-US"/>
              <w14:ligatures w14:val="standardContextual"/>
            </w:rPr>
          </w:pPr>
          <w:ins w:id="165"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"_Toc184632666"</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5.3.1 Blackbox Testing</w:t>
            </w:r>
            <w:r>
              <w:rPr>
                <w:noProof/>
                <w:webHidden/>
              </w:rPr>
              <w:tab/>
            </w:r>
            <w:r>
              <w:rPr>
                <w:noProof/>
                <w:webHidden/>
              </w:rPr>
              <w:fldChar w:fldCharType="begin"/>
            </w:r>
            <w:r>
              <w:rPr>
                <w:noProof/>
                <w:webHidden/>
              </w:rPr>
              <w:instrText xml:space="preserve"> PAGEREF _Toc184632666 \h </w:instrText>
            </w:r>
            <w:r>
              <w:rPr>
                <w:noProof/>
                <w:webHidden/>
              </w:rPr>
            </w:r>
          </w:ins>
          <w:r>
            <w:rPr>
              <w:noProof/>
              <w:webHidden/>
            </w:rPr>
            <w:fldChar w:fldCharType="separate"/>
          </w:r>
          <w:ins w:id="166" w:author="Werikhe Jeremy" w:date="2024-12-09T10:29:00Z" w16du:dateUtc="2024-12-09T07:29:00Z">
            <w:r>
              <w:rPr>
                <w:noProof/>
                <w:webHidden/>
              </w:rPr>
              <w:t>26</w:t>
            </w:r>
            <w:r>
              <w:rPr>
                <w:noProof/>
                <w:webHidden/>
              </w:rPr>
              <w:fldChar w:fldCharType="end"/>
            </w:r>
            <w:r w:rsidRPr="006804CC">
              <w:rPr>
                <w:rStyle w:val="Hyperlink"/>
                <w:noProof/>
              </w:rPr>
              <w:fldChar w:fldCharType="end"/>
            </w:r>
          </w:ins>
        </w:p>
        <w:p w14:paraId="2B9BE663" w14:textId="6120ABA4" w:rsidR="00C11D51" w:rsidRDefault="00C11D51">
          <w:pPr>
            <w:pStyle w:val="TOC3"/>
            <w:tabs>
              <w:tab w:val="right" w:leader="dot" w:pos="9350"/>
            </w:tabs>
            <w:rPr>
              <w:ins w:id="167" w:author="Werikhe Jeremy" w:date="2024-12-09T10:29:00Z" w16du:dateUtc="2024-12-09T07:29:00Z"/>
              <w:rFonts w:asciiTheme="minorHAnsi" w:eastAsiaTheme="minorEastAsia" w:hAnsiTheme="minorHAnsi" w:cstheme="minorBidi"/>
              <w:noProof/>
              <w:kern w:val="2"/>
              <w:lang w:val="en-US"/>
              <w14:ligatures w14:val="standardContextual"/>
            </w:rPr>
          </w:pPr>
          <w:ins w:id="168"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"_Toc184632667"</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5.3.1 Functionality Testing</w:t>
            </w:r>
            <w:r>
              <w:rPr>
                <w:noProof/>
                <w:webHidden/>
              </w:rPr>
              <w:tab/>
            </w:r>
            <w:r>
              <w:rPr>
                <w:noProof/>
                <w:webHidden/>
              </w:rPr>
              <w:fldChar w:fldCharType="begin"/>
            </w:r>
            <w:r>
              <w:rPr>
                <w:noProof/>
                <w:webHidden/>
              </w:rPr>
              <w:instrText xml:space="preserve"> PAGEREF _Toc184632667 \h </w:instrText>
            </w:r>
            <w:r>
              <w:rPr>
                <w:noProof/>
                <w:webHidden/>
              </w:rPr>
            </w:r>
          </w:ins>
          <w:r>
            <w:rPr>
              <w:noProof/>
              <w:webHidden/>
            </w:rPr>
            <w:fldChar w:fldCharType="separate"/>
          </w:r>
          <w:ins w:id="169" w:author="Werikhe Jeremy" w:date="2024-12-09T10:29:00Z" w16du:dateUtc="2024-12-09T07:29:00Z">
            <w:r>
              <w:rPr>
                <w:noProof/>
                <w:webHidden/>
              </w:rPr>
              <w:t>26</w:t>
            </w:r>
            <w:r>
              <w:rPr>
                <w:noProof/>
                <w:webHidden/>
              </w:rPr>
              <w:fldChar w:fldCharType="end"/>
            </w:r>
            <w:r w:rsidRPr="006804CC">
              <w:rPr>
                <w:rStyle w:val="Hyperlink"/>
                <w:noProof/>
              </w:rPr>
              <w:fldChar w:fldCharType="end"/>
            </w:r>
          </w:ins>
        </w:p>
        <w:p w14:paraId="16E23A83" w14:textId="516F506F" w:rsidR="00C11D51" w:rsidRDefault="00C11D51">
          <w:pPr>
            <w:pStyle w:val="TOC3"/>
            <w:tabs>
              <w:tab w:val="right" w:leader="dot" w:pos="9350"/>
            </w:tabs>
            <w:rPr>
              <w:ins w:id="170" w:author="Werikhe Jeremy" w:date="2024-12-09T10:29:00Z" w16du:dateUtc="2024-12-09T07:29:00Z"/>
              <w:rFonts w:asciiTheme="minorHAnsi" w:eastAsiaTheme="minorEastAsia" w:hAnsiTheme="minorHAnsi" w:cstheme="minorBidi"/>
              <w:noProof/>
              <w:kern w:val="2"/>
              <w:lang w:val="en-US"/>
              <w14:ligatures w14:val="standardContextual"/>
            </w:rPr>
          </w:pPr>
          <w:ins w:id="171"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"_Toc184632668"</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5.3.1 Unit Testing</w:t>
            </w:r>
            <w:r>
              <w:rPr>
                <w:noProof/>
                <w:webHidden/>
              </w:rPr>
              <w:tab/>
            </w:r>
            <w:r>
              <w:rPr>
                <w:noProof/>
                <w:webHidden/>
              </w:rPr>
              <w:fldChar w:fldCharType="begin"/>
            </w:r>
            <w:r>
              <w:rPr>
                <w:noProof/>
                <w:webHidden/>
              </w:rPr>
              <w:instrText xml:space="preserve"> PAGEREF _Toc184632668 \h </w:instrText>
            </w:r>
            <w:r>
              <w:rPr>
                <w:noProof/>
                <w:webHidden/>
              </w:rPr>
            </w:r>
          </w:ins>
          <w:r>
            <w:rPr>
              <w:noProof/>
              <w:webHidden/>
            </w:rPr>
            <w:fldChar w:fldCharType="separate"/>
          </w:r>
          <w:ins w:id="172" w:author="Werikhe Jeremy" w:date="2024-12-09T10:29:00Z" w16du:dateUtc="2024-12-09T07:29:00Z">
            <w:r>
              <w:rPr>
                <w:noProof/>
                <w:webHidden/>
              </w:rPr>
              <w:t>26</w:t>
            </w:r>
            <w:r>
              <w:rPr>
                <w:noProof/>
                <w:webHidden/>
              </w:rPr>
              <w:fldChar w:fldCharType="end"/>
            </w:r>
            <w:r w:rsidRPr="006804CC">
              <w:rPr>
                <w:rStyle w:val="Hyperlink"/>
                <w:noProof/>
              </w:rPr>
              <w:fldChar w:fldCharType="end"/>
            </w:r>
          </w:ins>
        </w:p>
        <w:p w14:paraId="7FEB5F32" w14:textId="224CC1AC" w:rsidR="00C11D51" w:rsidRDefault="00C11D51">
          <w:pPr>
            <w:pStyle w:val="TOC2"/>
            <w:tabs>
              <w:tab w:val="right" w:leader="dot" w:pos="9350"/>
            </w:tabs>
            <w:rPr>
              <w:ins w:id="173" w:author="Werikhe Jeremy" w:date="2024-12-09T10:29:00Z" w16du:dateUtc="2024-12-09T07:29:00Z"/>
              <w:rFonts w:asciiTheme="minorHAnsi" w:eastAsiaTheme="minorEastAsia" w:hAnsiTheme="minorHAnsi" w:cstheme="minorBidi"/>
              <w:noProof/>
              <w:kern w:val="2"/>
              <w:lang w:val="en-US"/>
              <w14:ligatures w14:val="standardContextual"/>
            </w:rPr>
          </w:pPr>
          <w:ins w:id="174"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"_Toc184632669"</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5.4 Test Cases</w:t>
            </w:r>
            <w:r>
              <w:rPr>
                <w:noProof/>
                <w:webHidden/>
              </w:rPr>
              <w:tab/>
            </w:r>
            <w:r>
              <w:rPr>
                <w:noProof/>
                <w:webHidden/>
              </w:rPr>
              <w:fldChar w:fldCharType="begin"/>
            </w:r>
            <w:r>
              <w:rPr>
                <w:noProof/>
                <w:webHidden/>
              </w:rPr>
              <w:instrText xml:space="preserve"> PAGEREF _Toc184632669 \h </w:instrText>
            </w:r>
            <w:r>
              <w:rPr>
                <w:noProof/>
                <w:webHidden/>
              </w:rPr>
            </w:r>
          </w:ins>
          <w:r>
            <w:rPr>
              <w:noProof/>
              <w:webHidden/>
            </w:rPr>
            <w:fldChar w:fldCharType="separate"/>
          </w:r>
          <w:ins w:id="175" w:author="Werikhe Jeremy" w:date="2024-12-09T10:29:00Z" w16du:dateUtc="2024-12-09T07:29:00Z">
            <w:r>
              <w:rPr>
                <w:noProof/>
                <w:webHidden/>
              </w:rPr>
              <w:t>27</w:t>
            </w:r>
            <w:r>
              <w:rPr>
                <w:noProof/>
                <w:webHidden/>
              </w:rPr>
              <w:fldChar w:fldCharType="end"/>
            </w:r>
            <w:r w:rsidRPr="006804CC">
              <w:rPr>
                <w:rStyle w:val="Hyperlink"/>
                <w:noProof/>
              </w:rPr>
              <w:fldChar w:fldCharType="end"/>
            </w:r>
          </w:ins>
        </w:p>
        <w:p w14:paraId="03AFF66E" w14:textId="4333A782" w:rsidR="00C11D51" w:rsidRDefault="00C11D51">
          <w:pPr>
            <w:pStyle w:val="TOC2"/>
            <w:tabs>
              <w:tab w:val="right" w:leader="dot" w:pos="9350"/>
            </w:tabs>
            <w:rPr>
              <w:ins w:id="176" w:author="Werikhe Jeremy" w:date="2024-12-09T10:29:00Z" w16du:dateUtc="2024-12-09T07:29:00Z"/>
              <w:rFonts w:asciiTheme="minorHAnsi" w:eastAsiaTheme="minorEastAsia" w:hAnsiTheme="minorHAnsi" w:cstheme="minorBidi"/>
              <w:noProof/>
              <w:kern w:val="2"/>
              <w:lang w:val="en-US"/>
              <w14:ligatures w14:val="standardContextual"/>
            </w:rPr>
          </w:pPr>
          <w:ins w:id="177"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"_Toc184632670"</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5.5 Test Results</w:t>
            </w:r>
            <w:r>
              <w:rPr>
                <w:noProof/>
                <w:webHidden/>
              </w:rPr>
              <w:tab/>
            </w:r>
            <w:r>
              <w:rPr>
                <w:noProof/>
                <w:webHidden/>
              </w:rPr>
              <w:fldChar w:fldCharType="begin"/>
            </w:r>
            <w:r>
              <w:rPr>
                <w:noProof/>
                <w:webHidden/>
              </w:rPr>
              <w:instrText xml:space="preserve"> PAGEREF _Toc184632670 \h </w:instrText>
            </w:r>
            <w:r>
              <w:rPr>
                <w:noProof/>
                <w:webHidden/>
              </w:rPr>
            </w:r>
          </w:ins>
          <w:r>
            <w:rPr>
              <w:noProof/>
              <w:webHidden/>
            </w:rPr>
            <w:fldChar w:fldCharType="separate"/>
          </w:r>
          <w:ins w:id="178" w:author="Werikhe Jeremy" w:date="2024-12-09T10:29:00Z" w16du:dateUtc="2024-12-09T07:29:00Z">
            <w:r>
              <w:rPr>
                <w:noProof/>
                <w:webHidden/>
              </w:rPr>
              <w:t>27</w:t>
            </w:r>
            <w:r>
              <w:rPr>
                <w:noProof/>
                <w:webHidden/>
              </w:rPr>
              <w:fldChar w:fldCharType="end"/>
            </w:r>
            <w:r w:rsidRPr="006804CC">
              <w:rPr>
                <w:rStyle w:val="Hyperlink"/>
                <w:noProof/>
              </w:rPr>
              <w:fldChar w:fldCharType="end"/>
            </w:r>
          </w:ins>
        </w:p>
        <w:p w14:paraId="108D97C8" w14:textId="237E64F3" w:rsidR="00C11D51" w:rsidRDefault="00C11D51">
          <w:pPr>
            <w:pStyle w:val="TOC1"/>
            <w:tabs>
              <w:tab w:val="right" w:leader="dot" w:pos="9350"/>
            </w:tabs>
            <w:rPr>
              <w:ins w:id="179" w:author="Werikhe Jeremy" w:date="2024-12-09T10:29:00Z" w16du:dateUtc="2024-12-09T07:29:00Z"/>
              <w:rFonts w:asciiTheme="minorHAnsi" w:eastAsiaTheme="minorEastAsia" w:hAnsiTheme="minorHAnsi" w:cstheme="minorBidi"/>
              <w:noProof/>
              <w:kern w:val="2"/>
              <w:lang w:val="en-US"/>
              <w14:ligatures w14:val="standardContextual"/>
            </w:rPr>
          </w:pPr>
          <w:ins w:id="180"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"_Toc184632671"</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Chapter 6: Conclusions and Recommendations for Future Work</w:t>
            </w:r>
            <w:r>
              <w:rPr>
                <w:noProof/>
                <w:webHidden/>
              </w:rPr>
              <w:tab/>
            </w:r>
            <w:r>
              <w:rPr>
                <w:noProof/>
                <w:webHidden/>
              </w:rPr>
              <w:fldChar w:fldCharType="begin"/>
            </w:r>
            <w:r>
              <w:rPr>
                <w:noProof/>
                <w:webHidden/>
              </w:rPr>
              <w:instrText xml:space="preserve"> PAGEREF _Toc184632671 \h </w:instrText>
            </w:r>
            <w:r>
              <w:rPr>
                <w:noProof/>
                <w:webHidden/>
              </w:rPr>
            </w:r>
          </w:ins>
          <w:r>
            <w:rPr>
              <w:noProof/>
              <w:webHidden/>
            </w:rPr>
            <w:fldChar w:fldCharType="separate"/>
          </w:r>
          <w:ins w:id="181" w:author="Werikhe Jeremy" w:date="2024-12-09T10:29:00Z" w16du:dateUtc="2024-12-09T07:29:00Z">
            <w:r>
              <w:rPr>
                <w:noProof/>
                <w:webHidden/>
              </w:rPr>
              <w:t>29</w:t>
            </w:r>
            <w:r>
              <w:rPr>
                <w:noProof/>
                <w:webHidden/>
              </w:rPr>
              <w:fldChar w:fldCharType="end"/>
            </w:r>
            <w:r w:rsidRPr="006804CC">
              <w:rPr>
                <w:rStyle w:val="Hyperlink"/>
                <w:noProof/>
              </w:rPr>
              <w:fldChar w:fldCharType="end"/>
            </w:r>
          </w:ins>
        </w:p>
        <w:p w14:paraId="23048184" w14:textId="475DCA0C" w:rsidR="00C11D51" w:rsidRDefault="00C11D51">
          <w:pPr>
            <w:pStyle w:val="TOC2"/>
            <w:tabs>
              <w:tab w:val="right" w:leader="dot" w:pos="9350"/>
            </w:tabs>
            <w:rPr>
              <w:ins w:id="182" w:author="Werikhe Jeremy" w:date="2024-12-09T10:29:00Z" w16du:dateUtc="2024-12-09T07:29:00Z"/>
              <w:rFonts w:asciiTheme="minorHAnsi" w:eastAsiaTheme="minorEastAsia" w:hAnsiTheme="minorHAnsi" w:cstheme="minorBidi"/>
              <w:noProof/>
              <w:kern w:val="2"/>
              <w:lang w:val="en-US"/>
              <w14:ligatures w14:val="standardContextual"/>
            </w:rPr>
          </w:pPr>
          <w:ins w:id="183"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"_Toc184632672"</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6.1 Conclusions</w:t>
            </w:r>
            <w:r>
              <w:rPr>
                <w:noProof/>
                <w:webHidden/>
              </w:rPr>
              <w:tab/>
            </w:r>
            <w:r>
              <w:rPr>
                <w:noProof/>
                <w:webHidden/>
              </w:rPr>
              <w:fldChar w:fldCharType="begin"/>
            </w:r>
            <w:r>
              <w:rPr>
                <w:noProof/>
                <w:webHidden/>
              </w:rPr>
              <w:instrText xml:space="preserve"> PAGEREF _Toc184632672 \h </w:instrText>
            </w:r>
            <w:r>
              <w:rPr>
                <w:noProof/>
                <w:webHidden/>
              </w:rPr>
            </w:r>
          </w:ins>
          <w:r>
            <w:rPr>
              <w:noProof/>
              <w:webHidden/>
            </w:rPr>
            <w:fldChar w:fldCharType="separate"/>
          </w:r>
          <w:ins w:id="184" w:author="Werikhe Jeremy" w:date="2024-12-09T10:29:00Z" w16du:dateUtc="2024-12-09T07:29:00Z">
            <w:r>
              <w:rPr>
                <w:noProof/>
                <w:webHidden/>
              </w:rPr>
              <w:t>29</w:t>
            </w:r>
            <w:r>
              <w:rPr>
                <w:noProof/>
                <w:webHidden/>
              </w:rPr>
              <w:fldChar w:fldCharType="end"/>
            </w:r>
            <w:r w:rsidRPr="006804CC">
              <w:rPr>
                <w:rStyle w:val="Hyperlink"/>
                <w:noProof/>
              </w:rPr>
              <w:fldChar w:fldCharType="end"/>
            </w:r>
          </w:ins>
        </w:p>
        <w:p w14:paraId="7EE95EB8" w14:textId="28B15D10" w:rsidR="00C11D51" w:rsidRDefault="00C11D51">
          <w:pPr>
            <w:pStyle w:val="TOC2"/>
            <w:tabs>
              <w:tab w:val="right" w:leader="dot" w:pos="9350"/>
            </w:tabs>
            <w:rPr>
              <w:ins w:id="185" w:author="Werikhe Jeremy" w:date="2024-12-09T10:29:00Z" w16du:dateUtc="2024-12-09T07:29:00Z"/>
              <w:rFonts w:asciiTheme="minorHAnsi" w:eastAsiaTheme="minorEastAsia" w:hAnsiTheme="minorHAnsi" w:cstheme="minorBidi"/>
              <w:noProof/>
              <w:kern w:val="2"/>
              <w:lang w:val="en-US"/>
              <w14:ligatures w14:val="standardContextual"/>
            </w:rPr>
          </w:pPr>
          <w:ins w:id="186"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"_Toc184632673"</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6.2 Recommendations</w:t>
            </w:r>
            <w:r>
              <w:rPr>
                <w:noProof/>
                <w:webHidden/>
              </w:rPr>
              <w:tab/>
            </w:r>
            <w:r>
              <w:rPr>
                <w:noProof/>
                <w:webHidden/>
              </w:rPr>
              <w:fldChar w:fldCharType="begin"/>
            </w:r>
            <w:r>
              <w:rPr>
                <w:noProof/>
                <w:webHidden/>
              </w:rPr>
              <w:instrText xml:space="preserve"> PAGEREF _Toc184632673 \h </w:instrText>
            </w:r>
            <w:r>
              <w:rPr>
                <w:noProof/>
                <w:webHidden/>
              </w:rPr>
            </w:r>
          </w:ins>
          <w:r>
            <w:rPr>
              <w:noProof/>
              <w:webHidden/>
            </w:rPr>
            <w:fldChar w:fldCharType="separate"/>
          </w:r>
          <w:ins w:id="187" w:author="Werikhe Jeremy" w:date="2024-12-09T10:29:00Z" w16du:dateUtc="2024-12-09T07:29:00Z">
            <w:r>
              <w:rPr>
                <w:noProof/>
                <w:webHidden/>
              </w:rPr>
              <w:t>29</w:t>
            </w:r>
            <w:r>
              <w:rPr>
                <w:noProof/>
                <w:webHidden/>
              </w:rPr>
              <w:fldChar w:fldCharType="end"/>
            </w:r>
            <w:r w:rsidRPr="006804CC">
              <w:rPr>
                <w:rStyle w:val="Hyperlink"/>
                <w:noProof/>
              </w:rPr>
              <w:fldChar w:fldCharType="end"/>
            </w:r>
          </w:ins>
        </w:p>
        <w:p w14:paraId="59E3BAC5" w14:textId="0AEF2B2B" w:rsidR="00C11D51" w:rsidRDefault="00C11D51">
          <w:pPr>
            <w:pStyle w:val="TOC2"/>
            <w:tabs>
              <w:tab w:val="right" w:leader="dot" w:pos="9350"/>
            </w:tabs>
            <w:rPr>
              <w:ins w:id="188" w:author="Werikhe Jeremy" w:date="2024-12-09T10:29:00Z" w16du:dateUtc="2024-12-09T07:29:00Z"/>
              <w:rFonts w:asciiTheme="minorHAnsi" w:eastAsiaTheme="minorEastAsia" w:hAnsiTheme="minorHAnsi" w:cstheme="minorBidi"/>
              <w:noProof/>
              <w:kern w:val="2"/>
              <w:lang w:val="en-US"/>
              <w14:ligatures w14:val="standardContextual"/>
            </w:rPr>
          </w:pPr>
          <w:ins w:id="189"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"_Toc184632674"</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rFonts w:ascii="Times New Roman" w:eastAsia="Times New Roman" w:hAnsi="Times New Roman" w:cs="Times New Roman"/>
                <w:noProof/>
              </w:rPr>
              <w:t>6.3 Future work</w:t>
            </w:r>
            <w:r>
              <w:rPr>
                <w:noProof/>
                <w:webHidden/>
              </w:rPr>
              <w:tab/>
            </w:r>
            <w:r>
              <w:rPr>
                <w:noProof/>
                <w:webHidden/>
              </w:rPr>
              <w:fldChar w:fldCharType="begin"/>
            </w:r>
            <w:r>
              <w:rPr>
                <w:noProof/>
                <w:webHidden/>
              </w:rPr>
              <w:instrText xml:space="preserve"> PAGEREF _Toc184632674 \h </w:instrText>
            </w:r>
            <w:r>
              <w:rPr>
                <w:noProof/>
                <w:webHidden/>
              </w:rPr>
            </w:r>
          </w:ins>
          <w:r>
            <w:rPr>
              <w:noProof/>
              <w:webHidden/>
            </w:rPr>
            <w:fldChar w:fldCharType="separate"/>
          </w:r>
          <w:ins w:id="190" w:author="Werikhe Jeremy" w:date="2024-12-09T10:29:00Z" w16du:dateUtc="2024-12-09T07:29:00Z">
            <w:r>
              <w:rPr>
                <w:noProof/>
                <w:webHidden/>
              </w:rPr>
              <w:t>29</w:t>
            </w:r>
            <w:r>
              <w:rPr>
                <w:noProof/>
                <w:webHidden/>
              </w:rPr>
              <w:fldChar w:fldCharType="end"/>
            </w:r>
            <w:r w:rsidRPr="006804CC">
              <w:rPr>
                <w:rStyle w:val="Hyperlink"/>
                <w:noProof/>
              </w:rPr>
              <w:fldChar w:fldCharType="end"/>
            </w:r>
          </w:ins>
        </w:p>
        <w:p w14:paraId="1080F036" w14:textId="60764D4F" w:rsidR="00C11D51" w:rsidRDefault="00C11D51">
          <w:pPr>
            <w:pStyle w:val="TOC1"/>
            <w:tabs>
              <w:tab w:val="right" w:leader="dot" w:pos="9350"/>
            </w:tabs>
            <w:rPr>
              <w:ins w:id="191" w:author="Werikhe Jeremy" w:date="2024-12-09T10:29:00Z" w16du:dateUtc="2024-12-09T07:29:00Z"/>
              <w:rFonts w:asciiTheme="minorHAnsi" w:eastAsiaTheme="minorEastAsia" w:hAnsiTheme="minorHAnsi" w:cstheme="minorBidi"/>
              <w:noProof/>
              <w:kern w:val="2"/>
              <w:lang w:val="en-US"/>
              <w14:ligatures w14:val="standardContextual"/>
            </w:rPr>
          </w:pPr>
          <w:ins w:id="192"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"_Toc184632675"</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References</w:t>
            </w:r>
            <w:r>
              <w:rPr>
                <w:noProof/>
                <w:webHidden/>
              </w:rPr>
              <w:tab/>
            </w:r>
            <w:r>
              <w:rPr>
                <w:noProof/>
                <w:webHidden/>
              </w:rPr>
              <w:fldChar w:fldCharType="begin"/>
            </w:r>
            <w:r>
              <w:rPr>
                <w:noProof/>
                <w:webHidden/>
              </w:rPr>
              <w:instrText xml:space="preserve"> PAGEREF _Toc184632675 \h </w:instrText>
            </w:r>
            <w:r>
              <w:rPr>
                <w:noProof/>
                <w:webHidden/>
              </w:rPr>
            </w:r>
          </w:ins>
          <w:r>
            <w:rPr>
              <w:noProof/>
              <w:webHidden/>
            </w:rPr>
            <w:fldChar w:fldCharType="separate"/>
          </w:r>
          <w:ins w:id="193" w:author="Werikhe Jeremy" w:date="2024-12-09T10:29:00Z" w16du:dateUtc="2024-12-09T07:29:00Z">
            <w:r>
              <w:rPr>
                <w:noProof/>
                <w:webHidden/>
              </w:rPr>
              <w:t>30</w:t>
            </w:r>
            <w:r>
              <w:rPr>
                <w:noProof/>
                <w:webHidden/>
              </w:rPr>
              <w:fldChar w:fldCharType="end"/>
            </w:r>
            <w:r w:rsidRPr="006804CC">
              <w:rPr>
                <w:rStyle w:val="Hyperlink"/>
                <w:noProof/>
              </w:rPr>
              <w:fldChar w:fldCharType="end"/>
            </w:r>
          </w:ins>
        </w:p>
        <w:p w14:paraId="3D8BF686" w14:textId="3D78A241" w:rsidR="00C11D51" w:rsidRDefault="00C11D51">
          <w:pPr>
            <w:pStyle w:val="TOC1"/>
            <w:tabs>
              <w:tab w:val="right" w:leader="dot" w:pos="9350"/>
            </w:tabs>
            <w:rPr>
              <w:ins w:id="194" w:author="Werikhe Jeremy" w:date="2024-12-09T10:29:00Z" w16du:dateUtc="2024-12-09T07:29:00Z"/>
              <w:rFonts w:asciiTheme="minorHAnsi" w:eastAsiaTheme="minorEastAsia" w:hAnsiTheme="minorHAnsi" w:cstheme="minorBidi"/>
              <w:noProof/>
              <w:kern w:val="2"/>
              <w:lang w:val="en-US"/>
              <w14:ligatures w14:val="standardContextual"/>
            </w:rPr>
          </w:pPr>
          <w:ins w:id="195"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"_Toc184632676"</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Appendix A: Gantt Chart</w:t>
            </w:r>
            <w:r>
              <w:rPr>
                <w:noProof/>
                <w:webHidden/>
              </w:rPr>
              <w:tab/>
            </w:r>
            <w:r>
              <w:rPr>
                <w:noProof/>
                <w:webHidden/>
              </w:rPr>
              <w:fldChar w:fldCharType="begin"/>
            </w:r>
            <w:r>
              <w:rPr>
                <w:noProof/>
                <w:webHidden/>
              </w:rPr>
              <w:instrText xml:space="preserve"> PAGEREF _Toc184632676 \h </w:instrText>
            </w:r>
            <w:r>
              <w:rPr>
                <w:noProof/>
                <w:webHidden/>
              </w:rPr>
            </w:r>
          </w:ins>
          <w:r>
            <w:rPr>
              <w:noProof/>
              <w:webHidden/>
            </w:rPr>
            <w:fldChar w:fldCharType="separate"/>
          </w:r>
          <w:ins w:id="196" w:author="Werikhe Jeremy" w:date="2024-12-09T10:29:00Z" w16du:dateUtc="2024-12-09T07:29:00Z">
            <w:r>
              <w:rPr>
                <w:noProof/>
                <w:webHidden/>
              </w:rPr>
              <w:t>1</w:t>
            </w:r>
            <w:r>
              <w:rPr>
                <w:noProof/>
                <w:webHidden/>
              </w:rPr>
              <w:fldChar w:fldCharType="end"/>
            </w:r>
            <w:r w:rsidRPr="006804CC">
              <w:rPr>
                <w:rStyle w:val="Hyperlink"/>
                <w:noProof/>
              </w:rPr>
              <w:fldChar w:fldCharType="end"/>
            </w:r>
          </w:ins>
        </w:p>
        <w:p w14:paraId="3D7D4148" w14:textId="33323DFC" w:rsidR="00C11D51" w:rsidRDefault="00C11D51">
          <w:pPr>
            <w:pStyle w:val="TOC1"/>
            <w:tabs>
              <w:tab w:val="right" w:leader="dot" w:pos="9350"/>
            </w:tabs>
            <w:rPr>
              <w:ins w:id="197" w:author="Werikhe Jeremy" w:date="2024-12-09T10:29:00Z" w16du:dateUtc="2024-12-09T07:29:00Z"/>
              <w:rFonts w:asciiTheme="minorHAnsi" w:eastAsiaTheme="minorEastAsia" w:hAnsiTheme="minorHAnsi" w:cstheme="minorBidi"/>
              <w:noProof/>
              <w:kern w:val="2"/>
              <w:lang w:val="en-US"/>
              <w14:ligatures w14:val="standardContextual"/>
            </w:rPr>
          </w:pPr>
          <w:ins w:id="198" w:author="Werikhe Jeremy" w:date="2024-12-09T10:29:00Z" w16du:dateUtc="2024-12-09T07:29:00Z">
            <w:r w:rsidRPr="006804CC">
              <w:rPr>
                <w:rStyle w:val="Hyperlink"/>
                <w:noProof/>
              </w:rPr>
              <w:fldChar w:fldCharType="begin"/>
            </w:r>
            <w:r w:rsidRPr="006804CC">
              <w:rPr>
                <w:rStyle w:val="Hyperlink"/>
                <w:noProof/>
              </w:rPr>
              <w:instrText xml:space="preserve"> </w:instrText>
            </w:r>
            <w:r>
              <w:rPr>
                <w:noProof/>
              </w:rPr>
              <w:instrText>HYPERLINK \l "_Toc184632677"</w:instrText>
            </w:r>
            <w:r w:rsidRPr="006804CC">
              <w:rPr>
                <w:rStyle w:val="Hyperlink"/>
                <w:noProof/>
              </w:rPr>
              <w:instrText xml:space="preserve"> </w:instrText>
            </w:r>
            <w:r w:rsidRPr="006804CC">
              <w:rPr>
                <w:rStyle w:val="Hyperlink"/>
                <w:noProof/>
              </w:rPr>
            </w:r>
            <w:r w:rsidRPr="006804CC">
              <w:rPr>
                <w:rStyle w:val="Hyperlink"/>
                <w:noProof/>
              </w:rPr>
              <w:fldChar w:fldCharType="separate"/>
            </w:r>
            <w:r w:rsidRPr="006804CC">
              <w:rPr>
                <w:rStyle w:val="Hyperlink"/>
                <w:noProof/>
              </w:rPr>
              <w:t>Appendix B: Marking Guide</w:t>
            </w:r>
            <w:r>
              <w:rPr>
                <w:noProof/>
                <w:webHidden/>
              </w:rPr>
              <w:tab/>
            </w:r>
            <w:r>
              <w:rPr>
                <w:noProof/>
                <w:webHidden/>
              </w:rPr>
              <w:fldChar w:fldCharType="begin"/>
            </w:r>
            <w:r>
              <w:rPr>
                <w:noProof/>
                <w:webHidden/>
              </w:rPr>
              <w:instrText xml:space="preserve"> PAGEREF _Toc184632677 \h </w:instrText>
            </w:r>
            <w:r>
              <w:rPr>
                <w:noProof/>
                <w:webHidden/>
              </w:rPr>
            </w:r>
          </w:ins>
          <w:r>
            <w:rPr>
              <w:noProof/>
              <w:webHidden/>
            </w:rPr>
            <w:fldChar w:fldCharType="separate"/>
          </w:r>
          <w:ins w:id="199" w:author="Werikhe Jeremy" w:date="2024-12-09T10:29:00Z" w16du:dateUtc="2024-12-09T07:29:00Z">
            <w:r>
              <w:rPr>
                <w:noProof/>
                <w:webHidden/>
              </w:rPr>
              <w:t>3</w:t>
            </w:r>
            <w:r>
              <w:rPr>
                <w:noProof/>
                <w:webHidden/>
              </w:rPr>
              <w:fldChar w:fldCharType="end"/>
            </w:r>
            <w:r w:rsidRPr="006804CC">
              <w:rPr>
                <w:rStyle w:val="Hyperlink"/>
                <w:noProof/>
              </w:rPr>
              <w:fldChar w:fldCharType="end"/>
            </w:r>
          </w:ins>
        </w:p>
        <w:p w14:paraId="3C8C0978" w14:textId="093E2F64" w:rsidR="00B70F01" w:rsidDel="00C11D51" w:rsidRDefault="00B70F01">
          <w:pPr>
            <w:pStyle w:val="TOC1"/>
            <w:tabs>
              <w:tab w:val="right" w:leader="dot" w:pos="9350"/>
            </w:tabs>
            <w:rPr>
              <w:del w:id="200" w:author="Werikhe Jeremy" w:date="2024-12-09T10:29:00Z" w16du:dateUtc="2024-12-09T07:29:00Z"/>
              <w:rFonts w:asciiTheme="minorHAnsi" w:eastAsiaTheme="minorEastAsia" w:hAnsiTheme="minorHAnsi" w:cstheme="minorBidi"/>
              <w:noProof/>
              <w:kern w:val="2"/>
              <w:lang w:val="en-US"/>
              <w14:ligatures w14:val="standardContextual"/>
            </w:rPr>
          </w:pPr>
          <w:del w:id="201" w:author="Werikhe Jeremy" w:date="2024-12-09T10:29:00Z" w16du:dateUtc="2024-12-09T07:29:00Z">
            <w:r w:rsidRPr="00C11D51" w:rsidDel="00C11D51">
              <w:rPr>
                <w:noProof/>
                <w:rPrChange w:id="202" w:author="Werikhe Jeremy" w:date="2024-12-09T10:29:00Z" w16du:dateUtc="2024-12-09T07:29:00Z">
                  <w:rPr>
                    <w:rStyle w:val="Hyperlink"/>
                    <w:noProof/>
                  </w:rPr>
                </w:rPrChange>
              </w:rPr>
              <w:delText>Declaration and Approval</w:delText>
            </w:r>
            <w:r w:rsidDel="00C11D51">
              <w:rPr>
                <w:noProof/>
                <w:webHidden/>
              </w:rPr>
              <w:tab/>
              <w:delText>ii</w:delText>
            </w:r>
          </w:del>
        </w:p>
        <w:p w14:paraId="635421EC" w14:textId="078293B7" w:rsidR="00B70F01" w:rsidDel="00C11D51" w:rsidRDefault="00B70F01">
          <w:pPr>
            <w:pStyle w:val="TOC1"/>
            <w:tabs>
              <w:tab w:val="right" w:leader="dot" w:pos="9350"/>
            </w:tabs>
            <w:rPr>
              <w:del w:id="203" w:author="Werikhe Jeremy" w:date="2024-12-09T10:29:00Z" w16du:dateUtc="2024-12-09T07:29:00Z"/>
              <w:rFonts w:asciiTheme="minorHAnsi" w:eastAsiaTheme="minorEastAsia" w:hAnsiTheme="minorHAnsi" w:cstheme="minorBidi"/>
              <w:noProof/>
              <w:kern w:val="2"/>
              <w:lang w:val="en-US"/>
              <w14:ligatures w14:val="standardContextual"/>
            </w:rPr>
          </w:pPr>
          <w:del w:id="204" w:author="Werikhe Jeremy" w:date="2024-12-09T10:29:00Z" w16du:dateUtc="2024-12-09T07:29:00Z">
            <w:r w:rsidRPr="00C11D51" w:rsidDel="00C11D51">
              <w:rPr>
                <w:noProof/>
                <w:rPrChange w:id="205" w:author="Werikhe Jeremy" w:date="2024-12-09T10:29:00Z" w16du:dateUtc="2024-12-09T07:29:00Z">
                  <w:rPr>
                    <w:rStyle w:val="Hyperlink"/>
                    <w:noProof/>
                  </w:rPr>
                </w:rPrChange>
              </w:rPr>
              <w:delText>Abstract</w:delText>
            </w:r>
            <w:r w:rsidDel="00C11D51">
              <w:rPr>
                <w:noProof/>
                <w:webHidden/>
              </w:rPr>
              <w:tab/>
              <w:delText>iii</w:delText>
            </w:r>
          </w:del>
        </w:p>
        <w:p w14:paraId="2DA65911" w14:textId="1D2D7F1D" w:rsidR="00B70F01" w:rsidDel="00C11D51" w:rsidRDefault="00B70F01">
          <w:pPr>
            <w:pStyle w:val="TOC1"/>
            <w:tabs>
              <w:tab w:val="right" w:leader="dot" w:pos="9350"/>
            </w:tabs>
            <w:rPr>
              <w:del w:id="206" w:author="Werikhe Jeremy" w:date="2024-12-09T10:29:00Z" w16du:dateUtc="2024-12-09T07:29:00Z"/>
              <w:rFonts w:asciiTheme="minorHAnsi" w:eastAsiaTheme="minorEastAsia" w:hAnsiTheme="minorHAnsi" w:cstheme="minorBidi"/>
              <w:noProof/>
              <w:kern w:val="2"/>
              <w:lang w:val="en-US"/>
              <w14:ligatures w14:val="standardContextual"/>
            </w:rPr>
          </w:pPr>
          <w:del w:id="207" w:author="Werikhe Jeremy" w:date="2024-12-09T10:29:00Z" w16du:dateUtc="2024-12-09T07:29:00Z">
            <w:r w:rsidRPr="00C11D51" w:rsidDel="00C11D51">
              <w:rPr>
                <w:rFonts w:eastAsia="Cambria"/>
                <w:noProof/>
                <w:rPrChange w:id="208" w:author="Werikhe Jeremy" w:date="2024-12-09T10:29:00Z" w16du:dateUtc="2024-12-09T07:29:00Z">
                  <w:rPr>
                    <w:rStyle w:val="Hyperlink"/>
                    <w:rFonts w:eastAsia="Cambria"/>
                    <w:noProof/>
                  </w:rPr>
                </w:rPrChange>
              </w:rPr>
              <w:delText>Table of Contents</w:delText>
            </w:r>
            <w:r w:rsidDel="00C11D51">
              <w:rPr>
                <w:noProof/>
                <w:webHidden/>
              </w:rPr>
              <w:tab/>
              <w:delText>iv</w:delText>
            </w:r>
          </w:del>
        </w:p>
        <w:p w14:paraId="61B39E17" w14:textId="1DE0D65F" w:rsidR="00B70F01" w:rsidDel="00C11D51" w:rsidRDefault="00B70F01">
          <w:pPr>
            <w:pStyle w:val="TOC1"/>
            <w:tabs>
              <w:tab w:val="right" w:leader="dot" w:pos="9350"/>
            </w:tabs>
            <w:rPr>
              <w:del w:id="209" w:author="Werikhe Jeremy" w:date="2024-12-09T10:29:00Z" w16du:dateUtc="2024-12-09T07:29:00Z"/>
              <w:rFonts w:asciiTheme="minorHAnsi" w:eastAsiaTheme="minorEastAsia" w:hAnsiTheme="minorHAnsi" w:cstheme="minorBidi"/>
              <w:noProof/>
              <w:kern w:val="2"/>
              <w:lang w:val="en-US"/>
              <w14:ligatures w14:val="standardContextual"/>
            </w:rPr>
          </w:pPr>
          <w:del w:id="210" w:author="Werikhe Jeremy" w:date="2024-12-09T10:29:00Z" w16du:dateUtc="2024-12-09T07:29:00Z">
            <w:r w:rsidRPr="00C11D51" w:rsidDel="00C11D51">
              <w:rPr>
                <w:noProof/>
                <w:rPrChange w:id="211" w:author="Werikhe Jeremy" w:date="2024-12-09T10:29:00Z" w16du:dateUtc="2024-12-09T07:29:00Z">
                  <w:rPr>
                    <w:rStyle w:val="Hyperlink"/>
                    <w:noProof/>
                  </w:rPr>
                </w:rPrChange>
              </w:rPr>
              <w:delText>List of Tables</w:delText>
            </w:r>
            <w:r w:rsidDel="00C11D51">
              <w:rPr>
                <w:noProof/>
                <w:webHidden/>
              </w:rPr>
              <w:tab/>
              <w:delText>vi</w:delText>
            </w:r>
          </w:del>
        </w:p>
        <w:p w14:paraId="42C4CC0B" w14:textId="0587817D" w:rsidR="00B70F01" w:rsidDel="00C11D51" w:rsidRDefault="00B70F01">
          <w:pPr>
            <w:pStyle w:val="TOC1"/>
            <w:tabs>
              <w:tab w:val="right" w:leader="dot" w:pos="9350"/>
            </w:tabs>
            <w:rPr>
              <w:del w:id="212" w:author="Werikhe Jeremy" w:date="2024-12-09T10:29:00Z" w16du:dateUtc="2024-12-09T07:29:00Z"/>
              <w:rFonts w:asciiTheme="minorHAnsi" w:eastAsiaTheme="minorEastAsia" w:hAnsiTheme="minorHAnsi" w:cstheme="minorBidi"/>
              <w:noProof/>
              <w:kern w:val="2"/>
              <w:lang w:val="en-US"/>
              <w14:ligatures w14:val="standardContextual"/>
            </w:rPr>
          </w:pPr>
          <w:del w:id="213" w:author="Werikhe Jeremy" w:date="2024-12-09T10:29:00Z" w16du:dateUtc="2024-12-09T07:29:00Z">
            <w:r w:rsidRPr="00C11D51" w:rsidDel="00C11D51">
              <w:rPr>
                <w:noProof/>
                <w:rPrChange w:id="214" w:author="Werikhe Jeremy" w:date="2024-12-09T10:29:00Z" w16du:dateUtc="2024-12-09T07:29:00Z">
                  <w:rPr>
                    <w:rStyle w:val="Hyperlink"/>
                    <w:noProof/>
                  </w:rPr>
                </w:rPrChange>
              </w:rPr>
              <w:delText>List of Figures</w:delText>
            </w:r>
            <w:r w:rsidDel="00C11D51">
              <w:rPr>
                <w:noProof/>
                <w:webHidden/>
              </w:rPr>
              <w:tab/>
              <w:delText>vii</w:delText>
            </w:r>
          </w:del>
        </w:p>
        <w:p w14:paraId="12D4AD39" w14:textId="15794613" w:rsidR="00B70F01" w:rsidDel="00C11D51" w:rsidRDefault="00B70F01">
          <w:pPr>
            <w:pStyle w:val="TOC1"/>
            <w:tabs>
              <w:tab w:val="right" w:leader="dot" w:pos="9350"/>
            </w:tabs>
            <w:rPr>
              <w:del w:id="215" w:author="Werikhe Jeremy" w:date="2024-12-09T10:29:00Z" w16du:dateUtc="2024-12-09T07:29:00Z"/>
              <w:rFonts w:asciiTheme="minorHAnsi" w:eastAsiaTheme="minorEastAsia" w:hAnsiTheme="minorHAnsi" w:cstheme="minorBidi"/>
              <w:noProof/>
              <w:kern w:val="2"/>
              <w:lang w:val="en-US"/>
              <w14:ligatures w14:val="standardContextual"/>
            </w:rPr>
          </w:pPr>
          <w:del w:id="216" w:author="Werikhe Jeremy" w:date="2024-12-09T10:29:00Z" w16du:dateUtc="2024-12-09T07:29:00Z">
            <w:r w:rsidRPr="00C11D51" w:rsidDel="00C11D51">
              <w:rPr>
                <w:noProof/>
                <w:rPrChange w:id="217" w:author="Werikhe Jeremy" w:date="2024-12-09T10:29:00Z" w16du:dateUtc="2024-12-09T07:29:00Z">
                  <w:rPr>
                    <w:rStyle w:val="Hyperlink"/>
                    <w:noProof/>
                  </w:rPr>
                </w:rPrChange>
              </w:rPr>
              <w:delText>Chapter 1: Introduction</w:delText>
            </w:r>
            <w:r w:rsidDel="00C11D51">
              <w:rPr>
                <w:noProof/>
                <w:webHidden/>
              </w:rPr>
              <w:tab/>
              <w:delText>1</w:delText>
            </w:r>
          </w:del>
        </w:p>
        <w:p w14:paraId="0406146A" w14:textId="03E3F560" w:rsidR="00B70F01" w:rsidDel="00C11D51" w:rsidRDefault="00B70F01">
          <w:pPr>
            <w:pStyle w:val="TOC2"/>
            <w:tabs>
              <w:tab w:val="right" w:leader="dot" w:pos="9350"/>
            </w:tabs>
            <w:rPr>
              <w:del w:id="218" w:author="Werikhe Jeremy" w:date="2024-12-09T10:29:00Z" w16du:dateUtc="2024-12-09T07:29:00Z"/>
              <w:rFonts w:asciiTheme="minorHAnsi" w:eastAsiaTheme="minorEastAsia" w:hAnsiTheme="minorHAnsi" w:cstheme="minorBidi"/>
              <w:noProof/>
              <w:kern w:val="2"/>
              <w:lang w:val="en-US"/>
              <w14:ligatures w14:val="standardContextual"/>
            </w:rPr>
          </w:pPr>
          <w:del w:id="219" w:author="Werikhe Jeremy" w:date="2024-12-09T10:29:00Z" w16du:dateUtc="2024-12-09T07:29:00Z">
            <w:r w:rsidRPr="00C11D51" w:rsidDel="00C11D51">
              <w:rPr>
                <w:rFonts w:ascii="Times New Roman" w:eastAsia="Times New Roman" w:hAnsi="Times New Roman" w:cs="Times New Roman"/>
                <w:noProof/>
                <w:rPrChange w:id="220" w:author="Werikhe Jeremy" w:date="2024-12-09T10:29:00Z" w16du:dateUtc="2024-12-09T07:29:00Z">
                  <w:rPr>
                    <w:rStyle w:val="Hyperlink"/>
                    <w:rFonts w:ascii="Times New Roman" w:eastAsia="Times New Roman" w:hAnsi="Times New Roman" w:cs="Times New Roman"/>
                    <w:noProof/>
                  </w:rPr>
                </w:rPrChange>
              </w:rPr>
              <w:delText>1.1 Background</w:delText>
            </w:r>
            <w:r w:rsidDel="00C11D51">
              <w:rPr>
                <w:noProof/>
                <w:webHidden/>
              </w:rPr>
              <w:tab/>
              <w:delText>1</w:delText>
            </w:r>
          </w:del>
        </w:p>
        <w:p w14:paraId="7849DC87" w14:textId="607B3A40" w:rsidR="00B70F01" w:rsidDel="00C11D51" w:rsidRDefault="00B70F01">
          <w:pPr>
            <w:pStyle w:val="TOC2"/>
            <w:tabs>
              <w:tab w:val="right" w:leader="dot" w:pos="9350"/>
            </w:tabs>
            <w:rPr>
              <w:del w:id="221" w:author="Werikhe Jeremy" w:date="2024-12-09T10:29:00Z" w16du:dateUtc="2024-12-09T07:29:00Z"/>
              <w:rFonts w:asciiTheme="minorHAnsi" w:eastAsiaTheme="minorEastAsia" w:hAnsiTheme="minorHAnsi" w:cstheme="minorBidi"/>
              <w:noProof/>
              <w:kern w:val="2"/>
              <w:lang w:val="en-US"/>
              <w14:ligatures w14:val="standardContextual"/>
            </w:rPr>
          </w:pPr>
          <w:del w:id="222" w:author="Werikhe Jeremy" w:date="2024-12-09T10:29:00Z" w16du:dateUtc="2024-12-09T07:29:00Z">
            <w:r w:rsidRPr="00C11D51" w:rsidDel="00C11D51">
              <w:rPr>
                <w:rFonts w:ascii="Times New Roman" w:eastAsia="Times New Roman" w:hAnsi="Times New Roman" w:cs="Times New Roman"/>
                <w:noProof/>
                <w:rPrChange w:id="223" w:author="Werikhe Jeremy" w:date="2024-12-09T10:29:00Z" w16du:dateUtc="2024-12-09T07:29:00Z">
                  <w:rPr>
                    <w:rStyle w:val="Hyperlink"/>
                    <w:rFonts w:ascii="Times New Roman" w:eastAsia="Times New Roman" w:hAnsi="Times New Roman" w:cs="Times New Roman"/>
                    <w:noProof/>
                  </w:rPr>
                </w:rPrChange>
              </w:rPr>
              <w:delText>1.2 Problem Statement</w:delText>
            </w:r>
            <w:r w:rsidDel="00C11D51">
              <w:rPr>
                <w:noProof/>
                <w:webHidden/>
              </w:rPr>
              <w:tab/>
              <w:delText>2</w:delText>
            </w:r>
          </w:del>
        </w:p>
        <w:p w14:paraId="449E25D2" w14:textId="644D0734" w:rsidR="00B70F01" w:rsidDel="00C11D51" w:rsidRDefault="00B70F01">
          <w:pPr>
            <w:pStyle w:val="TOC2"/>
            <w:tabs>
              <w:tab w:val="right" w:leader="dot" w:pos="9350"/>
            </w:tabs>
            <w:rPr>
              <w:del w:id="224" w:author="Werikhe Jeremy" w:date="2024-12-09T10:29:00Z" w16du:dateUtc="2024-12-09T07:29:00Z"/>
              <w:rFonts w:asciiTheme="minorHAnsi" w:eastAsiaTheme="minorEastAsia" w:hAnsiTheme="minorHAnsi" w:cstheme="minorBidi"/>
              <w:noProof/>
              <w:kern w:val="2"/>
              <w:lang w:val="en-US"/>
              <w14:ligatures w14:val="standardContextual"/>
            </w:rPr>
          </w:pPr>
          <w:del w:id="225" w:author="Werikhe Jeremy" w:date="2024-12-09T10:29:00Z" w16du:dateUtc="2024-12-09T07:29:00Z">
            <w:r w:rsidRPr="00C11D51" w:rsidDel="00C11D51">
              <w:rPr>
                <w:rFonts w:ascii="Times New Roman" w:eastAsia="Times New Roman" w:hAnsi="Times New Roman" w:cs="Times New Roman"/>
                <w:noProof/>
                <w:rPrChange w:id="226" w:author="Werikhe Jeremy" w:date="2024-12-09T10:29:00Z" w16du:dateUtc="2024-12-09T07:29:00Z">
                  <w:rPr>
                    <w:rStyle w:val="Hyperlink"/>
                    <w:rFonts w:ascii="Times New Roman" w:eastAsia="Times New Roman" w:hAnsi="Times New Roman" w:cs="Times New Roman"/>
                    <w:noProof/>
                  </w:rPr>
                </w:rPrChange>
              </w:rPr>
              <w:delText>1.3 General Aim</w:delText>
            </w:r>
            <w:r w:rsidDel="00C11D51">
              <w:rPr>
                <w:noProof/>
                <w:webHidden/>
              </w:rPr>
              <w:tab/>
              <w:delText>2</w:delText>
            </w:r>
          </w:del>
        </w:p>
        <w:p w14:paraId="021DD005" w14:textId="4DB822B1" w:rsidR="00B70F01" w:rsidDel="00C11D51" w:rsidRDefault="00B70F01">
          <w:pPr>
            <w:pStyle w:val="TOC2"/>
            <w:tabs>
              <w:tab w:val="right" w:leader="dot" w:pos="9350"/>
            </w:tabs>
            <w:rPr>
              <w:del w:id="227" w:author="Werikhe Jeremy" w:date="2024-12-09T10:29:00Z" w16du:dateUtc="2024-12-09T07:29:00Z"/>
              <w:rFonts w:asciiTheme="minorHAnsi" w:eastAsiaTheme="minorEastAsia" w:hAnsiTheme="minorHAnsi" w:cstheme="minorBidi"/>
              <w:noProof/>
              <w:kern w:val="2"/>
              <w:lang w:val="en-US"/>
              <w14:ligatures w14:val="standardContextual"/>
            </w:rPr>
          </w:pPr>
          <w:del w:id="228" w:author="Werikhe Jeremy" w:date="2024-12-09T10:29:00Z" w16du:dateUtc="2024-12-09T07:29:00Z">
            <w:r w:rsidRPr="00C11D51" w:rsidDel="00C11D51">
              <w:rPr>
                <w:rFonts w:ascii="Times New Roman" w:eastAsia="Times New Roman" w:hAnsi="Times New Roman" w:cs="Times New Roman"/>
                <w:noProof/>
                <w:rPrChange w:id="229" w:author="Werikhe Jeremy" w:date="2024-12-09T10:29:00Z" w16du:dateUtc="2024-12-09T07:29:00Z">
                  <w:rPr>
                    <w:rStyle w:val="Hyperlink"/>
                    <w:rFonts w:ascii="Times New Roman" w:eastAsia="Times New Roman" w:hAnsi="Times New Roman" w:cs="Times New Roman"/>
                    <w:noProof/>
                  </w:rPr>
                </w:rPrChange>
              </w:rPr>
              <w:delText>1.4 Specific Objectives</w:delText>
            </w:r>
            <w:r w:rsidDel="00C11D51">
              <w:rPr>
                <w:noProof/>
                <w:webHidden/>
              </w:rPr>
              <w:tab/>
              <w:delText>2</w:delText>
            </w:r>
          </w:del>
        </w:p>
        <w:p w14:paraId="4CC2046A" w14:textId="5586C984" w:rsidR="00B70F01" w:rsidDel="00C11D51" w:rsidRDefault="00B70F01">
          <w:pPr>
            <w:pStyle w:val="TOC2"/>
            <w:tabs>
              <w:tab w:val="right" w:leader="dot" w:pos="9350"/>
            </w:tabs>
            <w:rPr>
              <w:del w:id="230" w:author="Werikhe Jeremy" w:date="2024-12-09T10:29:00Z" w16du:dateUtc="2024-12-09T07:29:00Z"/>
              <w:rFonts w:asciiTheme="minorHAnsi" w:eastAsiaTheme="minorEastAsia" w:hAnsiTheme="minorHAnsi" w:cstheme="minorBidi"/>
              <w:noProof/>
              <w:kern w:val="2"/>
              <w:lang w:val="en-US"/>
              <w14:ligatures w14:val="standardContextual"/>
            </w:rPr>
          </w:pPr>
          <w:del w:id="231" w:author="Werikhe Jeremy" w:date="2024-12-09T10:29:00Z" w16du:dateUtc="2024-12-09T07:29:00Z">
            <w:r w:rsidRPr="00C11D51" w:rsidDel="00C11D51">
              <w:rPr>
                <w:rFonts w:ascii="Times New Roman" w:eastAsia="Times New Roman" w:hAnsi="Times New Roman" w:cs="Times New Roman"/>
                <w:noProof/>
                <w:rPrChange w:id="232" w:author="Werikhe Jeremy" w:date="2024-12-09T10:29:00Z" w16du:dateUtc="2024-12-09T07:29:00Z">
                  <w:rPr>
                    <w:rStyle w:val="Hyperlink"/>
                    <w:rFonts w:ascii="Times New Roman" w:eastAsia="Times New Roman" w:hAnsi="Times New Roman" w:cs="Times New Roman"/>
                    <w:noProof/>
                  </w:rPr>
                </w:rPrChange>
              </w:rPr>
              <w:delText>1.5 Justification</w:delText>
            </w:r>
            <w:r w:rsidDel="00C11D51">
              <w:rPr>
                <w:noProof/>
                <w:webHidden/>
              </w:rPr>
              <w:tab/>
              <w:delText>3</w:delText>
            </w:r>
          </w:del>
        </w:p>
        <w:p w14:paraId="4A3043FB" w14:textId="48333EA3" w:rsidR="00B70F01" w:rsidDel="00C11D51" w:rsidRDefault="00B70F01">
          <w:pPr>
            <w:pStyle w:val="TOC2"/>
            <w:tabs>
              <w:tab w:val="right" w:leader="dot" w:pos="9350"/>
            </w:tabs>
            <w:rPr>
              <w:del w:id="233" w:author="Werikhe Jeremy" w:date="2024-12-09T10:29:00Z" w16du:dateUtc="2024-12-09T07:29:00Z"/>
              <w:rFonts w:asciiTheme="minorHAnsi" w:eastAsiaTheme="minorEastAsia" w:hAnsiTheme="minorHAnsi" w:cstheme="minorBidi"/>
              <w:noProof/>
              <w:kern w:val="2"/>
              <w:lang w:val="en-US"/>
              <w14:ligatures w14:val="standardContextual"/>
            </w:rPr>
          </w:pPr>
          <w:del w:id="234" w:author="Werikhe Jeremy" w:date="2024-12-09T10:29:00Z" w16du:dateUtc="2024-12-09T07:29:00Z">
            <w:r w:rsidRPr="00C11D51" w:rsidDel="00C11D51">
              <w:rPr>
                <w:rFonts w:ascii="Times New Roman" w:eastAsia="Times New Roman" w:hAnsi="Times New Roman" w:cs="Times New Roman"/>
                <w:noProof/>
                <w:rPrChange w:id="235" w:author="Werikhe Jeremy" w:date="2024-12-09T10:29:00Z" w16du:dateUtc="2024-12-09T07:29:00Z">
                  <w:rPr>
                    <w:rStyle w:val="Hyperlink"/>
                    <w:rFonts w:ascii="Times New Roman" w:eastAsia="Times New Roman" w:hAnsi="Times New Roman" w:cs="Times New Roman"/>
                    <w:noProof/>
                  </w:rPr>
                </w:rPrChange>
              </w:rPr>
              <w:delText>1.6 Scope</w:delText>
            </w:r>
            <w:r w:rsidDel="00C11D51">
              <w:rPr>
                <w:noProof/>
                <w:webHidden/>
              </w:rPr>
              <w:tab/>
              <w:delText>3</w:delText>
            </w:r>
          </w:del>
        </w:p>
        <w:p w14:paraId="38ACCD20" w14:textId="07E47844" w:rsidR="00B70F01" w:rsidDel="00C11D51" w:rsidRDefault="00B70F01">
          <w:pPr>
            <w:pStyle w:val="TOC2"/>
            <w:tabs>
              <w:tab w:val="right" w:leader="dot" w:pos="9350"/>
            </w:tabs>
            <w:rPr>
              <w:del w:id="236" w:author="Werikhe Jeremy" w:date="2024-12-09T10:29:00Z" w16du:dateUtc="2024-12-09T07:29:00Z"/>
              <w:rFonts w:asciiTheme="minorHAnsi" w:eastAsiaTheme="minorEastAsia" w:hAnsiTheme="minorHAnsi" w:cstheme="minorBidi"/>
              <w:noProof/>
              <w:kern w:val="2"/>
              <w:lang w:val="en-US"/>
              <w14:ligatures w14:val="standardContextual"/>
            </w:rPr>
          </w:pPr>
          <w:del w:id="237" w:author="Werikhe Jeremy" w:date="2024-12-09T10:29:00Z" w16du:dateUtc="2024-12-09T07:29:00Z">
            <w:r w:rsidRPr="00C11D51" w:rsidDel="00C11D51">
              <w:rPr>
                <w:rFonts w:ascii="Times New Roman" w:eastAsia="Times New Roman" w:hAnsi="Times New Roman" w:cs="Times New Roman"/>
                <w:noProof/>
                <w:rPrChange w:id="238" w:author="Werikhe Jeremy" w:date="2024-12-09T10:29:00Z" w16du:dateUtc="2024-12-09T07:29:00Z">
                  <w:rPr>
                    <w:rStyle w:val="Hyperlink"/>
                    <w:rFonts w:ascii="Times New Roman" w:eastAsia="Times New Roman" w:hAnsi="Times New Roman" w:cs="Times New Roman"/>
                    <w:noProof/>
                  </w:rPr>
                </w:rPrChange>
              </w:rPr>
              <w:delText>1.7 Limitations</w:delText>
            </w:r>
            <w:r w:rsidDel="00C11D51">
              <w:rPr>
                <w:noProof/>
                <w:webHidden/>
              </w:rPr>
              <w:tab/>
              <w:delText>3</w:delText>
            </w:r>
          </w:del>
        </w:p>
        <w:p w14:paraId="58460F67" w14:textId="0F53723E" w:rsidR="00B70F01" w:rsidDel="00C11D51" w:rsidRDefault="00B70F01">
          <w:pPr>
            <w:pStyle w:val="TOC2"/>
            <w:tabs>
              <w:tab w:val="right" w:leader="dot" w:pos="9350"/>
            </w:tabs>
            <w:rPr>
              <w:del w:id="239" w:author="Werikhe Jeremy" w:date="2024-12-09T10:29:00Z" w16du:dateUtc="2024-12-09T07:29:00Z"/>
              <w:rFonts w:asciiTheme="minorHAnsi" w:eastAsiaTheme="minorEastAsia" w:hAnsiTheme="minorHAnsi" w:cstheme="minorBidi"/>
              <w:noProof/>
              <w:kern w:val="2"/>
              <w:lang w:val="en-US"/>
              <w14:ligatures w14:val="standardContextual"/>
            </w:rPr>
          </w:pPr>
          <w:del w:id="240" w:author="Werikhe Jeremy" w:date="2024-12-09T10:29:00Z" w16du:dateUtc="2024-12-09T07:29:00Z">
            <w:r w:rsidRPr="00C11D51" w:rsidDel="00C11D51">
              <w:rPr>
                <w:rFonts w:ascii="Times New Roman" w:hAnsi="Times New Roman" w:cs="Times New Roman"/>
                <w:noProof/>
                <w:rPrChange w:id="241" w:author="Werikhe Jeremy" w:date="2024-12-09T10:29:00Z" w16du:dateUtc="2024-12-09T07:29:00Z">
                  <w:rPr>
                    <w:rStyle w:val="Hyperlink"/>
                    <w:rFonts w:ascii="Times New Roman" w:hAnsi="Times New Roman" w:cs="Times New Roman"/>
                    <w:noProof/>
                  </w:rPr>
                </w:rPrChange>
              </w:rPr>
              <w:delText>1.8 Delimitation</w:delText>
            </w:r>
            <w:r w:rsidDel="00C11D51">
              <w:rPr>
                <w:noProof/>
                <w:webHidden/>
              </w:rPr>
              <w:tab/>
              <w:delText>4</w:delText>
            </w:r>
          </w:del>
        </w:p>
        <w:p w14:paraId="12C9C6E6" w14:textId="1A3F8EA2" w:rsidR="00B70F01" w:rsidDel="00C11D51" w:rsidRDefault="00B70F01">
          <w:pPr>
            <w:pStyle w:val="TOC1"/>
            <w:tabs>
              <w:tab w:val="right" w:leader="dot" w:pos="9350"/>
            </w:tabs>
            <w:rPr>
              <w:del w:id="242" w:author="Werikhe Jeremy" w:date="2024-12-09T10:29:00Z" w16du:dateUtc="2024-12-09T07:29:00Z"/>
              <w:rFonts w:asciiTheme="minorHAnsi" w:eastAsiaTheme="minorEastAsia" w:hAnsiTheme="minorHAnsi" w:cstheme="minorBidi"/>
              <w:noProof/>
              <w:kern w:val="2"/>
              <w:lang w:val="en-US"/>
              <w14:ligatures w14:val="standardContextual"/>
            </w:rPr>
          </w:pPr>
          <w:del w:id="243" w:author="Werikhe Jeremy" w:date="2024-12-09T10:29:00Z" w16du:dateUtc="2024-12-09T07:29:00Z">
            <w:r w:rsidRPr="00C11D51" w:rsidDel="00C11D51">
              <w:rPr>
                <w:noProof/>
                <w:rPrChange w:id="244" w:author="Werikhe Jeremy" w:date="2024-12-09T10:29:00Z" w16du:dateUtc="2024-12-09T07:29:00Z">
                  <w:rPr>
                    <w:rStyle w:val="Hyperlink"/>
                    <w:noProof/>
                  </w:rPr>
                </w:rPrChange>
              </w:rPr>
              <w:delText>Chapter 2: Literature Review</w:delText>
            </w:r>
            <w:r w:rsidDel="00C11D51">
              <w:rPr>
                <w:noProof/>
                <w:webHidden/>
              </w:rPr>
              <w:tab/>
              <w:delText>5</w:delText>
            </w:r>
          </w:del>
        </w:p>
        <w:p w14:paraId="61E02F48" w14:textId="0C4D622C" w:rsidR="00B70F01" w:rsidDel="00C11D51" w:rsidRDefault="00B70F01">
          <w:pPr>
            <w:pStyle w:val="TOC2"/>
            <w:tabs>
              <w:tab w:val="right" w:leader="dot" w:pos="9350"/>
            </w:tabs>
            <w:rPr>
              <w:del w:id="245" w:author="Werikhe Jeremy" w:date="2024-12-09T10:29:00Z" w16du:dateUtc="2024-12-09T07:29:00Z"/>
              <w:rFonts w:asciiTheme="minorHAnsi" w:eastAsiaTheme="minorEastAsia" w:hAnsiTheme="minorHAnsi" w:cstheme="minorBidi"/>
              <w:noProof/>
              <w:kern w:val="2"/>
              <w:lang w:val="en-US"/>
              <w14:ligatures w14:val="standardContextual"/>
            </w:rPr>
          </w:pPr>
          <w:del w:id="246" w:author="Werikhe Jeremy" w:date="2024-12-09T10:29:00Z" w16du:dateUtc="2024-12-09T07:29:00Z">
            <w:r w:rsidRPr="00C11D51" w:rsidDel="00C11D51">
              <w:rPr>
                <w:rFonts w:ascii="Times New Roman" w:eastAsia="Times New Roman" w:hAnsi="Times New Roman" w:cs="Times New Roman"/>
                <w:noProof/>
                <w:rPrChange w:id="247" w:author="Werikhe Jeremy" w:date="2024-12-09T10:29:00Z" w16du:dateUtc="2024-12-09T07:29:00Z">
                  <w:rPr>
                    <w:rStyle w:val="Hyperlink"/>
                    <w:rFonts w:ascii="Times New Roman" w:eastAsia="Times New Roman" w:hAnsi="Times New Roman" w:cs="Times New Roman"/>
                    <w:noProof/>
                  </w:rPr>
                </w:rPrChange>
              </w:rPr>
              <w:delText>2.1 Introduction</w:delText>
            </w:r>
            <w:r w:rsidDel="00C11D51">
              <w:rPr>
                <w:noProof/>
                <w:webHidden/>
              </w:rPr>
              <w:tab/>
              <w:delText>5</w:delText>
            </w:r>
          </w:del>
        </w:p>
        <w:p w14:paraId="7082D32A" w14:textId="2BD6A6DC" w:rsidR="00B70F01" w:rsidDel="00C11D51" w:rsidRDefault="00B70F01">
          <w:pPr>
            <w:pStyle w:val="TOC2"/>
            <w:tabs>
              <w:tab w:val="right" w:leader="dot" w:pos="9350"/>
            </w:tabs>
            <w:rPr>
              <w:del w:id="248" w:author="Werikhe Jeremy" w:date="2024-12-09T10:29:00Z" w16du:dateUtc="2024-12-09T07:29:00Z"/>
              <w:rFonts w:asciiTheme="minorHAnsi" w:eastAsiaTheme="minorEastAsia" w:hAnsiTheme="minorHAnsi" w:cstheme="minorBidi"/>
              <w:noProof/>
              <w:kern w:val="2"/>
              <w:lang w:val="en-US"/>
              <w14:ligatures w14:val="standardContextual"/>
            </w:rPr>
          </w:pPr>
          <w:del w:id="249" w:author="Werikhe Jeremy" w:date="2024-12-09T10:29:00Z" w16du:dateUtc="2024-12-09T07:29:00Z">
            <w:r w:rsidRPr="00C11D51" w:rsidDel="00C11D51">
              <w:rPr>
                <w:rFonts w:ascii="Times New Roman" w:eastAsia="Times New Roman" w:hAnsi="Times New Roman" w:cs="Times New Roman"/>
                <w:noProof/>
                <w:rPrChange w:id="250" w:author="Werikhe Jeremy" w:date="2024-12-09T10:29:00Z" w16du:dateUtc="2024-12-09T07:29:00Z">
                  <w:rPr>
                    <w:rStyle w:val="Hyperlink"/>
                    <w:rFonts w:ascii="Times New Roman" w:eastAsia="Times New Roman" w:hAnsi="Times New Roman" w:cs="Times New Roman"/>
                    <w:noProof/>
                  </w:rPr>
                </w:rPrChange>
              </w:rPr>
              <w:delText>2.2 Understand the state of medical services in the health sector.</w:delText>
            </w:r>
            <w:r w:rsidDel="00C11D51">
              <w:rPr>
                <w:noProof/>
                <w:webHidden/>
              </w:rPr>
              <w:tab/>
              <w:delText>5</w:delText>
            </w:r>
          </w:del>
        </w:p>
        <w:p w14:paraId="65EBF5AE" w14:textId="286003F9" w:rsidR="00B70F01" w:rsidDel="00C11D51" w:rsidRDefault="00B70F01">
          <w:pPr>
            <w:pStyle w:val="TOC3"/>
            <w:tabs>
              <w:tab w:val="right" w:leader="dot" w:pos="9350"/>
            </w:tabs>
            <w:rPr>
              <w:del w:id="251" w:author="Werikhe Jeremy" w:date="2024-12-09T10:29:00Z" w16du:dateUtc="2024-12-09T07:29:00Z"/>
              <w:rFonts w:asciiTheme="minorHAnsi" w:eastAsiaTheme="minorEastAsia" w:hAnsiTheme="minorHAnsi" w:cstheme="minorBidi"/>
              <w:noProof/>
              <w:kern w:val="2"/>
              <w:lang w:val="en-US"/>
              <w14:ligatures w14:val="standardContextual"/>
            </w:rPr>
          </w:pPr>
          <w:del w:id="252" w:author="Werikhe Jeremy" w:date="2024-12-09T10:29:00Z" w16du:dateUtc="2024-12-09T07:29:00Z">
            <w:r w:rsidRPr="00C11D51" w:rsidDel="00C11D51">
              <w:rPr>
                <w:rFonts w:ascii="Times New Roman" w:eastAsia="Times New Roman" w:hAnsi="Times New Roman" w:cs="Times New Roman"/>
                <w:noProof/>
                <w:rPrChange w:id="253" w:author="Werikhe Jeremy" w:date="2024-12-09T10:29:00Z" w16du:dateUtc="2024-12-09T07:29:00Z">
                  <w:rPr>
                    <w:rStyle w:val="Hyperlink"/>
                    <w:rFonts w:ascii="Times New Roman" w:eastAsia="Times New Roman" w:hAnsi="Times New Roman" w:cs="Times New Roman"/>
                    <w:noProof/>
                  </w:rPr>
                </w:rPrChange>
              </w:rPr>
              <w:delText>2.2.1 Hospitals.</w:delText>
            </w:r>
            <w:r w:rsidDel="00C11D51">
              <w:rPr>
                <w:noProof/>
                <w:webHidden/>
              </w:rPr>
              <w:tab/>
              <w:delText>5</w:delText>
            </w:r>
          </w:del>
        </w:p>
        <w:p w14:paraId="283D0521" w14:textId="4F0CA3E7" w:rsidR="00B70F01" w:rsidDel="00C11D51" w:rsidRDefault="00B70F01">
          <w:pPr>
            <w:pStyle w:val="TOC3"/>
            <w:tabs>
              <w:tab w:val="right" w:leader="dot" w:pos="9350"/>
            </w:tabs>
            <w:rPr>
              <w:del w:id="254" w:author="Werikhe Jeremy" w:date="2024-12-09T10:29:00Z" w16du:dateUtc="2024-12-09T07:29:00Z"/>
              <w:rFonts w:asciiTheme="minorHAnsi" w:eastAsiaTheme="minorEastAsia" w:hAnsiTheme="minorHAnsi" w:cstheme="minorBidi"/>
              <w:noProof/>
              <w:kern w:val="2"/>
              <w:lang w:val="en-US"/>
              <w14:ligatures w14:val="standardContextual"/>
            </w:rPr>
          </w:pPr>
          <w:del w:id="255" w:author="Werikhe Jeremy" w:date="2024-12-09T10:29:00Z" w16du:dateUtc="2024-12-09T07:29:00Z">
            <w:r w:rsidRPr="00C11D51" w:rsidDel="00C11D51">
              <w:rPr>
                <w:rFonts w:ascii="Times New Roman" w:eastAsia="Times New Roman" w:hAnsi="Times New Roman" w:cs="Times New Roman"/>
                <w:noProof/>
                <w:rPrChange w:id="256" w:author="Werikhe Jeremy" w:date="2024-12-09T10:29:00Z" w16du:dateUtc="2024-12-09T07:29:00Z">
                  <w:rPr>
                    <w:rStyle w:val="Hyperlink"/>
                    <w:rFonts w:ascii="Times New Roman" w:eastAsia="Times New Roman" w:hAnsi="Times New Roman" w:cs="Times New Roman"/>
                    <w:noProof/>
                  </w:rPr>
                </w:rPrChange>
              </w:rPr>
              <w:delText>2.2.2 Doctors.</w:delText>
            </w:r>
            <w:r w:rsidDel="00C11D51">
              <w:rPr>
                <w:noProof/>
                <w:webHidden/>
              </w:rPr>
              <w:tab/>
              <w:delText>5</w:delText>
            </w:r>
          </w:del>
        </w:p>
        <w:p w14:paraId="47FA9290" w14:textId="6933EA2D" w:rsidR="00B70F01" w:rsidDel="00C11D51" w:rsidRDefault="00B70F01">
          <w:pPr>
            <w:pStyle w:val="TOC3"/>
            <w:tabs>
              <w:tab w:val="right" w:leader="dot" w:pos="9350"/>
            </w:tabs>
            <w:rPr>
              <w:del w:id="257" w:author="Werikhe Jeremy" w:date="2024-12-09T10:29:00Z" w16du:dateUtc="2024-12-09T07:29:00Z"/>
              <w:rFonts w:asciiTheme="minorHAnsi" w:eastAsiaTheme="minorEastAsia" w:hAnsiTheme="minorHAnsi" w:cstheme="minorBidi"/>
              <w:noProof/>
              <w:kern w:val="2"/>
              <w:lang w:val="en-US"/>
              <w14:ligatures w14:val="standardContextual"/>
            </w:rPr>
          </w:pPr>
          <w:del w:id="258" w:author="Werikhe Jeremy" w:date="2024-12-09T10:29:00Z" w16du:dateUtc="2024-12-09T07:29:00Z">
            <w:r w:rsidRPr="00C11D51" w:rsidDel="00C11D51">
              <w:rPr>
                <w:rFonts w:ascii="Times New Roman" w:eastAsia="Times New Roman" w:hAnsi="Times New Roman" w:cs="Times New Roman"/>
                <w:noProof/>
                <w:rPrChange w:id="259" w:author="Werikhe Jeremy" w:date="2024-12-09T10:29:00Z" w16du:dateUtc="2024-12-09T07:29:00Z">
                  <w:rPr>
                    <w:rStyle w:val="Hyperlink"/>
                    <w:rFonts w:ascii="Times New Roman" w:eastAsia="Times New Roman" w:hAnsi="Times New Roman" w:cs="Times New Roman"/>
                    <w:noProof/>
                  </w:rPr>
                </w:rPrChange>
              </w:rPr>
              <w:delText>2.2.3 Patients</w:delText>
            </w:r>
            <w:r w:rsidDel="00C11D51">
              <w:rPr>
                <w:noProof/>
                <w:webHidden/>
              </w:rPr>
              <w:tab/>
              <w:delText>6</w:delText>
            </w:r>
          </w:del>
        </w:p>
        <w:p w14:paraId="72D57467" w14:textId="579F4973" w:rsidR="00B70F01" w:rsidDel="00C11D51" w:rsidRDefault="00B70F01">
          <w:pPr>
            <w:pStyle w:val="TOC2"/>
            <w:tabs>
              <w:tab w:val="right" w:leader="dot" w:pos="9350"/>
            </w:tabs>
            <w:rPr>
              <w:del w:id="260" w:author="Werikhe Jeremy" w:date="2024-12-09T10:29:00Z" w16du:dateUtc="2024-12-09T07:29:00Z"/>
              <w:rFonts w:asciiTheme="minorHAnsi" w:eastAsiaTheme="minorEastAsia" w:hAnsiTheme="minorHAnsi" w:cstheme="minorBidi"/>
              <w:noProof/>
              <w:kern w:val="2"/>
              <w:lang w:val="en-US"/>
              <w14:ligatures w14:val="standardContextual"/>
            </w:rPr>
          </w:pPr>
          <w:del w:id="261" w:author="Werikhe Jeremy" w:date="2024-12-09T10:29:00Z" w16du:dateUtc="2024-12-09T07:29:00Z">
            <w:r w:rsidRPr="00C11D51" w:rsidDel="00C11D51">
              <w:rPr>
                <w:rFonts w:ascii="Times New Roman" w:eastAsia="Times New Roman" w:hAnsi="Times New Roman" w:cs="Times New Roman"/>
                <w:noProof/>
                <w:rPrChange w:id="262" w:author="Werikhe Jeremy" w:date="2024-12-09T10:29:00Z" w16du:dateUtc="2024-12-09T07:29:00Z">
                  <w:rPr>
                    <w:rStyle w:val="Hyperlink"/>
                    <w:rFonts w:ascii="Times New Roman" w:eastAsia="Times New Roman" w:hAnsi="Times New Roman" w:cs="Times New Roman"/>
                    <w:noProof/>
                  </w:rPr>
                </w:rPrChange>
              </w:rPr>
              <w:delText>2.3 Challenges experienced when accessing healthcare.</w:delText>
            </w:r>
            <w:r w:rsidDel="00C11D51">
              <w:rPr>
                <w:noProof/>
                <w:webHidden/>
              </w:rPr>
              <w:tab/>
              <w:delText>6</w:delText>
            </w:r>
          </w:del>
        </w:p>
        <w:p w14:paraId="01DF884F" w14:textId="5C16397C" w:rsidR="00B70F01" w:rsidDel="00C11D51" w:rsidRDefault="00B70F01">
          <w:pPr>
            <w:pStyle w:val="TOC3"/>
            <w:tabs>
              <w:tab w:val="right" w:leader="dot" w:pos="9350"/>
            </w:tabs>
            <w:rPr>
              <w:del w:id="263" w:author="Werikhe Jeremy" w:date="2024-12-09T10:29:00Z" w16du:dateUtc="2024-12-09T07:29:00Z"/>
              <w:rFonts w:asciiTheme="minorHAnsi" w:eastAsiaTheme="minorEastAsia" w:hAnsiTheme="minorHAnsi" w:cstheme="minorBidi"/>
              <w:noProof/>
              <w:kern w:val="2"/>
              <w:lang w:val="en-US"/>
              <w14:ligatures w14:val="standardContextual"/>
            </w:rPr>
          </w:pPr>
          <w:del w:id="264" w:author="Werikhe Jeremy" w:date="2024-12-09T10:29:00Z" w16du:dateUtc="2024-12-09T07:29:00Z">
            <w:r w:rsidRPr="00C11D51" w:rsidDel="00C11D51">
              <w:rPr>
                <w:rFonts w:ascii="Times New Roman" w:eastAsia="Times New Roman" w:hAnsi="Times New Roman" w:cs="Times New Roman"/>
                <w:noProof/>
                <w:rPrChange w:id="265" w:author="Werikhe Jeremy" w:date="2024-12-09T10:29:00Z" w16du:dateUtc="2024-12-09T07:29:00Z">
                  <w:rPr>
                    <w:rStyle w:val="Hyperlink"/>
                    <w:rFonts w:ascii="Times New Roman" w:eastAsia="Times New Roman" w:hAnsi="Times New Roman" w:cs="Times New Roman"/>
                    <w:noProof/>
                  </w:rPr>
                </w:rPrChange>
              </w:rPr>
              <w:delText>2.3.1 Transport barriers.</w:delText>
            </w:r>
            <w:r w:rsidDel="00C11D51">
              <w:rPr>
                <w:noProof/>
                <w:webHidden/>
              </w:rPr>
              <w:tab/>
              <w:delText>6</w:delText>
            </w:r>
          </w:del>
        </w:p>
        <w:p w14:paraId="777CFFF5" w14:textId="57FE4D2F" w:rsidR="00B70F01" w:rsidDel="00C11D51" w:rsidRDefault="00B70F01">
          <w:pPr>
            <w:pStyle w:val="TOC3"/>
            <w:tabs>
              <w:tab w:val="right" w:leader="dot" w:pos="9350"/>
            </w:tabs>
            <w:rPr>
              <w:del w:id="266" w:author="Werikhe Jeremy" w:date="2024-12-09T10:29:00Z" w16du:dateUtc="2024-12-09T07:29:00Z"/>
              <w:rFonts w:asciiTheme="minorHAnsi" w:eastAsiaTheme="minorEastAsia" w:hAnsiTheme="minorHAnsi" w:cstheme="minorBidi"/>
              <w:noProof/>
              <w:kern w:val="2"/>
              <w:lang w:val="en-US"/>
              <w14:ligatures w14:val="standardContextual"/>
            </w:rPr>
          </w:pPr>
          <w:del w:id="267" w:author="Werikhe Jeremy" w:date="2024-12-09T10:29:00Z" w16du:dateUtc="2024-12-09T07:29:00Z">
            <w:r w:rsidRPr="00C11D51" w:rsidDel="00C11D51">
              <w:rPr>
                <w:rFonts w:ascii="Times New Roman" w:eastAsia="Times New Roman" w:hAnsi="Times New Roman" w:cs="Times New Roman"/>
                <w:noProof/>
                <w:rPrChange w:id="268" w:author="Werikhe Jeremy" w:date="2024-12-09T10:29:00Z" w16du:dateUtc="2024-12-09T07:29:00Z">
                  <w:rPr>
                    <w:rStyle w:val="Hyperlink"/>
                    <w:rFonts w:ascii="Times New Roman" w:eastAsia="Times New Roman" w:hAnsi="Times New Roman" w:cs="Times New Roman"/>
                    <w:noProof/>
                  </w:rPr>
                </w:rPrChange>
              </w:rPr>
              <w:delText>2.3.2 Shortage of personnel.</w:delText>
            </w:r>
            <w:r w:rsidDel="00C11D51">
              <w:rPr>
                <w:noProof/>
                <w:webHidden/>
              </w:rPr>
              <w:tab/>
              <w:delText>6</w:delText>
            </w:r>
          </w:del>
        </w:p>
        <w:p w14:paraId="1174623B" w14:textId="6BA186B4" w:rsidR="00B70F01" w:rsidDel="00C11D51" w:rsidRDefault="00B70F01">
          <w:pPr>
            <w:pStyle w:val="TOC3"/>
            <w:tabs>
              <w:tab w:val="right" w:leader="dot" w:pos="9350"/>
            </w:tabs>
            <w:rPr>
              <w:del w:id="269" w:author="Werikhe Jeremy" w:date="2024-12-09T10:29:00Z" w16du:dateUtc="2024-12-09T07:29:00Z"/>
              <w:rFonts w:asciiTheme="minorHAnsi" w:eastAsiaTheme="minorEastAsia" w:hAnsiTheme="minorHAnsi" w:cstheme="minorBidi"/>
              <w:noProof/>
              <w:kern w:val="2"/>
              <w:lang w:val="en-US"/>
              <w14:ligatures w14:val="standardContextual"/>
            </w:rPr>
          </w:pPr>
          <w:del w:id="270" w:author="Werikhe Jeremy" w:date="2024-12-09T10:29:00Z" w16du:dateUtc="2024-12-09T07:29:00Z">
            <w:r w:rsidRPr="00C11D51" w:rsidDel="00C11D51">
              <w:rPr>
                <w:rFonts w:ascii="Times New Roman" w:eastAsia="Times New Roman" w:hAnsi="Times New Roman" w:cs="Times New Roman"/>
                <w:noProof/>
                <w:rPrChange w:id="271" w:author="Werikhe Jeremy" w:date="2024-12-09T10:29:00Z" w16du:dateUtc="2024-12-09T07:29:00Z">
                  <w:rPr>
                    <w:rStyle w:val="Hyperlink"/>
                    <w:rFonts w:ascii="Times New Roman" w:eastAsia="Times New Roman" w:hAnsi="Times New Roman" w:cs="Times New Roman"/>
                    <w:noProof/>
                  </w:rPr>
                </w:rPrChange>
              </w:rPr>
              <w:delText>2.2.3 Language barrier</w:delText>
            </w:r>
            <w:r w:rsidDel="00C11D51">
              <w:rPr>
                <w:noProof/>
                <w:webHidden/>
              </w:rPr>
              <w:tab/>
              <w:delText>6</w:delText>
            </w:r>
          </w:del>
        </w:p>
        <w:p w14:paraId="38E91E2B" w14:textId="6E061372" w:rsidR="00B70F01" w:rsidDel="00C11D51" w:rsidRDefault="00B70F01">
          <w:pPr>
            <w:pStyle w:val="TOC2"/>
            <w:tabs>
              <w:tab w:val="right" w:leader="dot" w:pos="9350"/>
            </w:tabs>
            <w:rPr>
              <w:del w:id="272" w:author="Werikhe Jeremy" w:date="2024-12-09T10:29:00Z" w16du:dateUtc="2024-12-09T07:29:00Z"/>
              <w:rFonts w:asciiTheme="minorHAnsi" w:eastAsiaTheme="minorEastAsia" w:hAnsiTheme="minorHAnsi" w:cstheme="minorBidi"/>
              <w:noProof/>
              <w:kern w:val="2"/>
              <w:lang w:val="en-US"/>
              <w14:ligatures w14:val="standardContextual"/>
            </w:rPr>
          </w:pPr>
          <w:del w:id="273" w:author="Werikhe Jeremy" w:date="2024-12-09T10:29:00Z" w16du:dateUtc="2024-12-09T07:29:00Z">
            <w:r w:rsidRPr="00C11D51" w:rsidDel="00C11D51">
              <w:rPr>
                <w:rFonts w:ascii="Times New Roman" w:eastAsia="Times New Roman" w:hAnsi="Times New Roman" w:cs="Times New Roman"/>
                <w:noProof/>
                <w:rPrChange w:id="274" w:author="Werikhe Jeremy" w:date="2024-12-09T10:29:00Z" w16du:dateUtc="2024-12-09T07:29:00Z">
                  <w:rPr>
                    <w:rStyle w:val="Hyperlink"/>
                    <w:rFonts w:ascii="Times New Roman" w:eastAsia="Times New Roman" w:hAnsi="Times New Roman" w:cs="Times New Roman"/>
                    <w:noProof/>
                  </w:rPr>
                </w:rPrChange>
              </w:rPr>
              <w:delText>2.4 Assess existing solutions in the health sector.</w:delText>
            </w:r>
            <w:r w:rsidDel="00C11D51">
              <w:rPr>
                <w:noProof/>
                <w:webHidden/>
              </w:rPr>
              <w:tab/>
              <w:delText>7</w:delText>
            </w:r>
          </w:del>
        </w:p>
        <w:p w14:paraId="62371BF4" w14:textId="76117F07" w:rsidR="00B70F01" w:rsidDel="00C11D51" w:rsidRDefault="00B70F01">
          <w:pPr>
            <w:pStyle w:val="TOC3"/>
            <w:tabs>
              <w:tab w:val="right" w:leader="dot" w:pos="9350"/>
            </w:tabs>
            <w:rPr>
              <w:del w:id="275" w:author="Werikhe Jeremy" w:date="2024-12-09T10:29:00Z" w16du:dateUtc="2024-12-09T07:29:00Z"/>
              <w:rFonts w:asciiTheme="minorHAnsi" w:eastAsiaTheme="minorEastAsia" w:hAnsiTheme="minorHAnsi" w:cstheme="minorBidi"/>
              <w:noProof/>
              <w:kern w:val="2"/>
              <w:lang w:val="en-US"/>
              <w14:ligatures w14:val="standardContextual"/>
            </w:rPr>
          </w:pPr>
          <w:del w:id="276" w:author="Werikhe Jeremy" w:date="2024-12-09T10:29:00Z" w16du:dateUtc="2024-12-09T07:29:00Z">
            <w:r w:rsidRPr="00C11D51" w:rsidDel="00C11D51">
              <w:rPr>
                <w:rFonts w:ascii="Times New Roman" w:eastAsia="Times New Roman" w:hAnsi="Times New Roman" w:cs="Times New Roman"/>
                <w:noProof/>
                <w:rPrChange w:id="277" w:author="Werikhe Jeremy" w:date="2024-12-09T10:29:00Z" w16du:dateUtc="2024-12-09T07:29:00Z">
                  <w:rPr>
                    <w:rStyle w:val="Hyperlink"/>
                    <w:rFonts w:ascii="Times New Roman" w:eastAsia="Times New Roman" w:hAnsi="Times New Roman" w:cs="Times New Roman"/>
                    <w:noProof/>
                  </w:rPr>
                </w:rPrChange>
              </w:rPr>
              <w:delText>2.4.1 MYDAWA</w:delText>
            </w:r>
            <w:r w:rsidDel="00C11D51">
              <w:rPr>
                <w:noProof/>
                <w:webHidden/>
              </w:rPr>
              <w:tab/>
              <w:delText>7</w:delText>
            </w:r>
          </w:del>
        </w:p>
        <w:p w14:paraId="773852A7" w14:textId="67D007B4" w:rsidR="00B70F01" w:rsidDel="00C11D51" w:rsidRDefault="00B70F01">
          <w:pPr>
            <w:pStyle w:val="TOC3"/>
            <w:tabs>
              <w:tab w:val="right" w:leader="dot" w:pos="9350"/>
            </w:tabs>
            <w:rPr>
              <w:del w:id="278" w:author="Werikhe Jeremy" w:date="2024-12-09T10:29:00Z" w16du:dateUtc="2024-12-09T07:29:00Z"/>
              <w:rFonts w:asciiTheme="minorHAnsi" w:eastAsiaTheme="minorEastAsia" w:hAnsiTheme="minorHAnsi" w:cstheme="minorBidi"/>
              <w:noProof/>
              <w:kern w:val="2"/>
              <w:lang w:val="en-US"/>
              <w14:ligatures w14:val="standardContextual"/>
            </w:rPr>
          </w:pPr>
          <w:del w:id="279" w:author="Werikhe Jeremy" w:date="2024-12-09T10:29:00Z" w16du:dateUtc="2024-12-09T07:29:00Z">
            <w:r w:rsidRPr="00C11D51" w:rsidDel="00C11D51">
              <w:rPr>
                <w:rFonts w:ascii="Times New Roman" w:eastAsia="Times New Roman" w:hAnsi="Times New Roman" w:cs="Times New Roman"/>
                <w:noProof/>
                <w:rPrChange w:id="280" w:author="Werikhe Jeremy" w:date="2024-12-09T10:29:00Z" w16du:dateUtc="2024-12-09T07:29:00Z">
                  <w:rPr>
                    <w:rStyle w:val="Hyperlink"/>
                    <w:rFonts w:ascii="Times New Roman" w:eastAsia="Times New Roman" w:hAnsi="Times New Roman" w:cs="Times New Roman"/>
                    <w:noProof/>
                  </w:rPr>
                </w:rPrChange>
              </w:rPr>
              <w:delText>2.4.2 M-TIBA</w:delText>
            </w:r>
            <w:r w:rsidDel="00C11D51">
              <w:rPr>
                <w:noProof/>
                <w:webHidden/>
              </w:rPr>
              <w:tab/>
              <w:delText>7</w:delText>
            </w:r>
          </w:del>
        </w:p>
        <w:p w14:paraId="46C7C9E7" w14:textId="32E7856D" w:rsidR="00B70F01" w:rsidDel="00C11D51" w:rsidRDefault="00B70F01">
          <w:pPr>
            <w:pStyle w:val="TOC3"/>
            <w:tabs>
              <w:tab w:val="right" w:leader="dot" w:pos="9350"/>
            </w:tabs>
            <w:rPr>
              <w:del w:id="281" w:author="Werikhe Jeremy" w:date="2024-12-09T10:29:00Z" w16du:dateUtc="2024-12-09T07:29:00Z"/>
              <w:rFonts w:asciiTheme="minorHAnsi" w:eastAsiaTheme="minorEastAsia" w:hAnsiTheme="minorHAnsi" w:cstheme="minorBidi"/>
              <w:noProof/>
              <w:kern w:val="2"/>
              <w:lang w:val="en-US"/>
              <w14:ligatures w14:val="standardContextual"/>
            </w:rPr>
          </w:pPr>
          <w:del w:id="282" w:author="Werikhe Jeremy" w:date="2024-12-09T10:29:00Z" w16du:dateUtc="2024-12-09T07:29:00Z">
            <w:r w:rsidRPr="00C11D51" w:rsidDel="00C11D51">
              <w:rPr>
                <w:rFonts w:ascii="Times New Roman" w:eastAsia="Times New Roman" w:hAnsi="Times New Roman" w:cs="Times New Roman"/>
                <w:noProof/>
                <w:rPrChange w:id="283" w:author="Werikhe Jeremy" w:date="2024-12-09T10:29:00Z" w16du:dateUtc="2024-12-09T07:29:00Z">
                  <w:rPr>
                    <w:rStyle w:val="Hyperlink"/>
                    <w:rFonts w:ascii="Times New Roman" w:eastAsia="Times New Roman" w:hAnsi="Times New Roman" w:cs="Times New Roman"/>
                    <w:noProof/>
                  </w:rPr>
                </w:rPrChange>
              </w:rPr>
              <w:delText>2.4.3 MedAfrica</w:delText>
            </w:r>
            <w:r w:rsidDel="00C11D51">
              <w:rPr>
                <w:noProof/>
                <w:webHidden/>
              </w:rPr>
              <w:tab/>
              <w:delText>8</w:delText>
            </w:r>
          </w:del>
        </w:p>
        <w:p w14:paraId="799978DC" w14:textId="305B4A3B" w:rsidR="00B70F01" w:rsidDel="00C11D51" w:rsidRDefault="00B70F01">
          <w:pPr>
            <w:pStyle w:val="TOC2"/>
            <w:tabs>
              <w:tab w:val="right" w:leader="dot" w:pos="9350"/>
            </w:tabs>
            <w:rPr>
              <w:del w:id="284" w:author="Werikhe Jeremy" w:date="2024-12-09T10:29:00Z" w16du:dateUtc="2024-12-09T07:29:00Z"/>
              <w:rFonts w:asciiTheme="minorHAnsi" w:eastAsiaTheme="minorEastAsia" w:hAnsiTheme="minorHAnsi" w:cstheme="minorBidi"/>
              <w:noProof/>
              <w:kern w:val="2"/>
              <w:lang w:val="en-US"/>
              <w14:ligatures w14:val="standardContextual"/>
            </w:rPr>
          </w:pPr>
          <w:del w:id="285" w:author="Werikhe Jeremy" w:date="2024-12-09T10:29:00Z" w16du:dateUtc="2024-12-09T07:29:00Z">
            <w:r w:rsidRPr="00C11D51" w:rsidDel="00C11D51">
              <w:rPr>
                <w:rFonts w:ascii="Times New Roman" w:eastAsia="Times New Roman" w:hAnsi="Times New Roman" w:cs="Times New Roman"/>
                <w:noProof/>
                <w:rPrChange w:id="286" w:author="Werikhe Jeremy" w:date="2024-12-09T10:29:00Z" w16du:dateUtc="2024-12-09T07:29:00Z">
                  <w:rPr>
                    <w:rStyle w:val="Hyperlink"/>
                    <w:rFonts w:ascii="Times New Roman" w:eastAsia="Times New Roman" w:hAnsi="Times New Roman" w:cs="Times New Roman"/>
                    <w:noProof/>
                  </w:rPr>
                </w:rPrChange>
              </w:rPr>
              <w:lastRenderedPageBreak/>
              <w:delText>2.5 Conceptual Framework</w:delText>
            </w:r>
            <w:r w:rsidDel="00C11D51">
              <w:rPr>
                <w:noProof/>
                <w:webHidden/>
              </w:rPr>
              <w:tab/>
              <w:delText>9</w:delText>
            </w:r>
          </w:del>
        </w:p>
        <w:p w14:paraId="0FBE76E0" w14:textId="1107F35E" w:rsidR="00B70F01" w:rsidDel="00C11D51" w:rsidRDefault="00B70F01">
          <w:pPr>
            <w:pStyle w:val="TOC1"/>
            <w:tabs>
              <w:tab w:val="right" w:leader="dot" w:pos="9350"/>
            </w:tabs>
            <w:rPr>
              <w:del w:id="287" w:author="Werikhe Jeremy" w:date="2024-12-09T10:29:00Z" w16du:dateUtc="2024-12-09T07:29:00Z"/>
              <w:rFonts w:asciiTheme="minorHAnsi" w:eastAsiaTheme="minorEastAsia" w:hAnsiTheme="minorHAnsi" w:cstheme="minorBidi"/>
              <w:noProof/>
              <w:kern w:val="2"/>
              <w:lang w:val="en-US"/>
              <w14:ligatures w14:val="standardContextual"/>
            </w:rPr>
          </w:pPr>
          <w:del w:id="288" w:author="Werikhe Jeremy" w:date="2024-12-09T10:29:00Z" w16du:dateUtc="2024-12-09T07:29:00Z">
            <w:r w:rsidRPr="00C11D51" w:rsidDel="00C11D51">
              <w:rPr>
                <w:noProof/>
                <w:rPrChange w:id="289" w:author="Werikhe Jeremy" w:date="2024-12-09T10:29:00Z" w16du:dateUtc="2024-12-09T07:29:00Z">
                  <w:rPr>
                    <w:rStyle w:val="Hyperlink"/>
                    <w:noProof/>
                  </w:rPr>
                </w:rPrChange>
              </w:rPr>
              <w:delText>Chapter 3: Research Methodology</w:delText>
            </w:r>
            <w:r w:rsidDel="00C11D51">
              <w:rPr>
                <w:noProof/>
                <w:webHidden/>
              </w:rPr>
              <w:tab/>
              <w:delText>11</w:delText>
            </w:r>
          </w:del>
        </w:p>
        <w:p w14:paraId="18E33908" w14:textId="12F4DFEB" w:rsidR="00B70F01" w:rsidDel="00C11D51" w:rsidRDefault="00B70F01">
          <w:pPr>
            <w:pStyle w:val="TOC2"/>
            <w:tabs>
              <w:tab w:val="right" w:leader="dot" w:pos="9350"/>
            </w:tabs>
            <w:rPr>
              <w:del w:id="290" w:author="Werikhe Jeremy" w:date="2024-12-09T10:29:00Z" w16du:dateUtc="2024-12-09T07:29:00Z"/>
              <w:rFonts w:asciiTheme="minorHAnsi" w:eastAsiaTheme="minorEastAsia" w:hAnsiTheme="minorHAnsi" w:cstheme="minorBidi"/>
              <w:noProof/>
              <w:kern w:val="2"/>
              <w:lang w:val="en-US"/>
              <w14:ligatures w14:val="standardContextual"/>
            </w:rPr>
          </w:pPr>
          <w:del w:id="291" w:author="Werikhe Jeremy" w:date="2024-12-09T10:29:00Z" w16du:dateUtc="2024-12-09T07:29:00Z">
            <w:r w:rsidRPr="00C11D51" w:rsidDel="00C11D51">
              <w:rPr>
                <w:rFonts w:ascii="Times New Roman" w:eastAsia="Times New Roman" w:hAnsi="Times New Roman" w:cs="Times New Roman"/>
                <w:noProof/>
                <w:rPrChange w:id="292" w:author="Werikhe Jeremy" w:date="2024-12-09T10:29:00Z" w16du:dateUtc="2024-12-09T07:29:00Z">
                  <w:rPr>
                    <w:rStyle w:val="Hyperlink"/>
                    <w:rFonts w:ascii="Times New Roman" w:eastAsia="Times New Roman" w:hAnsi="Times New Roman" w:cs="Times New Roman"/>
                    <w:noProof/>
                  </w:rPr>
                </w:rPrChange>
              </w:rPr>
              <w:delText>3.1 Introduction</w:delText>
            </w:r>
            <w:r w:rsidDel="00C11D51">
              <w:rPr>
                <w:noProof/>
                <w:webHidden/>
              </w:rPr>
              <w:tab/>
              <w:delText>11</w:delText>
            </w:r>
          </w:del>
        </w:p>
        <w:p w14:paraId="600FB096" w14:textId="22B517B3" w:rsidR="00B70F01" w:rsidDel="00C11D51" w:rsidRDefault="00B70F01">
          <w:pPr>
            <w:pStyle w:val="TOC2"/>
            <w:tabs>
              <w:tab w:val="right" w:leader="dot" w:pos="9350"/>
            </w:tabs>
            <w:rPr>
              <w:del w:id="293" w:author="Werikhe Jeremy" w:date="2024-12-09T10:29:00Z" w16du:dateUtc="2024-12-09T07:29:00Z"/>
              <w:rFonts w:asciiTheme="minorHAnsi" w:eastAsiaTheme="minorEastAsia" w:hAnsiTheme="minorHAnsi" w:cstheme="minorBidi"/>
              <w:noProof/>
              <w:kern w:val="2"/>
              <w:lang w:val="en-US"/>
              <w14:ligatures w14:val="standardContextual"/>
            </w:rPr>
          </w:pPr>
          <w:del w:id="294" w:author="Werikhe Jeremy" w:date="2024-12-09T10:29:00Z" w16du:dateUtc="2024-12-09T07:29:00Z">
            <w:r w:rsidRPr="00C11D51" w:rsidDel="00C11D51">
              <w:rPr>
                <w:rFonts w:ascii="Times New Roman" w:eastAsia="Times New Roman" w:hAnsi="Times New Roman" w:cs="Times New Roman"/>
                <w:noProof/>
                <w:rPrChange w:id="295" w:author="Werikhe Jeremy" w:date="2024-12-09T10:29:00Z" w16du:dateUtc="2024-12-09T07:29:00Z">
                  <w:rPr>
                    <w:rStyle w:val="Hyperlink"/>
                    <w:rFonts w:ascii="Times New Roman" w:eastAsia="Times New Roman" w:hAnsi="Times New Roman" w:cs="Times New Roman"/>
                    <w:noProof/>
                  </w:rPr>
                </w:rPrChange>
              </w:rPr>
              <w:delText>3.2 Extreme Prototyping Methodology</w:delText>
            </w:r>
            <w:r w:rsidDel="00C11D51">
              <w:rPr>
                <w:noProof/>
                <w:webHidden/>
              </w:rPr>
              <w:tab/>
              <w:delText>11</w:delText>
            </w:r>
          </w:del>
        </w:p>
        <w:p w14:paraId="54F64BAC" w14:textId="1F0EE755" w:rsidR="00B70F01" w:rsidDel="00C11D51" w:rsidRDefault="00B70F01">
          <w:pPr>
            <w:pStyle w:val="TOC3"/>
            <w:tabs>
              <w:tab w:val="right" w:leader="dot" w:pos="9350"/>
            </w:tabs>
            <w:rPr>
              <w:del w:id="296" w:author="Werikhe Jeremy" w:date="2024-12-09T10:29:00Z" w16du:dateUtc="2024-12-09T07:29:00Z"/>
              <w:rFonts w:asciiTheme="minorHAnsi" w:eastAsiaTheme="minorEastAsia" w:hAnsiTheme="minorHAnsi" w:cstheme="minorBidi"/>
              <w:noProof/>
              <w:kern w:val="2"/>
              <w:lang w:val="en-US"/>
              <w14:ligatures w14:val="standardContextual"/>
            </w:rPr>
          </w:pPr>
          <w:del w:id="297" w:author="Werikhe Jeremy" w:date="2024-12-09T10:29:00Z" w16du:dateUtc="2024-12-09T07:29:00Z">
            <w:r w:rsidRPr="00C11D51" w:rsidDel="00C11D51">
              <w:rPr>
                <w:rFonts w:ascii="Times New Roman" w:eastAsia="Times New Roman" w:hAnsi="Times New Roman" w:cs="Times New Roman"/>
                <w:noProof/>
                <w:rPrChange w:id="298" w:author="Werikhe Jeremy" w:date="2024-12-09T10:29:00Z" w16du:dateUtc="2024-12-09T07:29:00Z">
                  <w:rPr>
                    <w:rStyle w:val="Hyperlink"/>
                    <w:rFonts w:ascii="Times New Roman" w:eastAsia="Times New Roman" w:hAnsi="Times New Roman" w:cs="Times New Roman"/>
                    <w:noProof/>
                  </w:rPr>
                </w:rPrChange>
              </w:rPr>
              <w:delText>3.3.1 System Modules</w:delText>
            </w:r>
            <w:r w:rsidDel="00C11D51">
              <w:rPr>
                <w:noProof/>
                <w:webHidden/>
              </w:rPr>
              <w:tab/>
              <w:delText>13</w:delText>
            </w:r>
          </w:del>
        </w:p>
        <w:p w14:paraId="07C1F5E1" w14:textId="59A6C503" w:rsidR="00B70F01" w:rsidDel="00C11D51" w:rsidRDefault="00B70F01">
          <w:pPr>
            <w:pStyle w:val="TOC1"/>
            <w:tabs>
              <w:tab w:val="right" w:leader="dot" w:pos="9350"/>
            </w:tabs>
            <w:rPr>
              <w:del w:id="299" w:author="Werikhe Jeremy" w:date="2024-12-09T10:29:00Z" w16du:dateUtc="2024-12-09T07:29:00Z"/>
              <w:rFonts w:asciiTheme="minorHAnsi" w:eastAsiaTheme="minorEastAsia" w:hAnsiTheme="minorHAnsi" w:cstheme="minorBidi"/>
              <w:noProof/>
              <w:kern w:val="2"/>
              <w:lang w:val="en-US"/>
              <w14:ligatures w14:val="standardContextual"/>
            </w:rPr>
          </w:pPr>
          <w:del w:id="300" w:author="Werikhe Jeremy" w:date="2024-12-09T10:29:00Z" w16du:dateUtc="2024-12-09T07:29:00Z">
            <w:r w:rsidRPr="00C11D51" w:rsidDel="00C11D51">
              <w:rPr>
                <w:noProof/>
                <w:rPrChange w:id="301" w:author="Werikhe Jeremy" w:date="2024-12-09T10:29:00Z" w16du:dateUtc="2024-12-09T07:29:00Z">
                  <w:rPr>
                    <w:rStyle w:val="Hyperlink"/>
                    <w:noProof/>
                  </w:rPr>
                </w:rPrChange>
              </w:rPr>
              <w:delText>Chapter 4: System Analysis and Design</w:delText>
            </w:r>
            <w:r w:rsidDel="00C11D51">
              <w:rPr>
                <w:noProof/>
                <w:webHidden/>
              </w:rPr>
              <w:tab/>
              <w:delText>14</w:delText>
            </w:r>
          </w:del>
        </w:p>
        <w:p w14:paraId="37027DE6" w14:textId="324DBEFC" w:rsidR="00B70F01" w:rsidDel="00C11D51" w:rsidRDefault="00B70F01">
          <w:pPr>
            <w:pStyle w:val="TOC2"/>
            <w:tabs>
              <w:tab w:val="right" w:leader="dot" w:pos="9350"/>
            </w:tabs>
            <w:rPr>
              <w:del w:id="302" w:author="Werikhe Jeremy" w:date="2024-12-09T10:29:00Z" w16du:dateUtc="2024-12-09T07:29:00Z"/>
              <w:rFonts w:asciiTheme="minorHAnsi" w:eastAsiaTheme="minorEastAsia" w:hAnsiTheme="minorHAnsi" w:cstheme="minorBidi"/>
              <w:noProof/>
              <w:kern w:val="2"/>
              <w:lang w:val="en-US"/>
              <w14:ligatures w14:val="standardContextual"/>
            </w:rPr>
          </w:pPr>
          <w:del w:id="303" w:author="Werikhe Jeremy" w:date="2024-12-09T10:29:00Z" w16du:dateUtc="2024-12-09T07:29:00Z">
            <w:r w:rsidRPr="00C11D51" w:rsidDel="00C11D51">
              <w:rPr>
                <w:rFonts w:ascii="Times New Roman" w:eastAsia="Times New Roman" w:hAnsi="Times New Roman" w:cs="Times New Roman"/>
                <w:noProof/>
                <w:rPrChange w:id="304" w:author="Werikhe Jeremy" w:date="2024-12-09T10:29:00Z" w16du:dateUtc="2024-12-09T07:29:00Z">
                  <w:rPr>
                    <w:rStyle w:val="Hyperlink"/>
                    <w:rFonts w:ascii="Times New Roman" w:eastAsia="Times New Roman" w:hAnsi="Times New Roman" w:cs="Times New Roman"/>
                    <w:noProof/>
                  </w:rPr>
                </w:rPrChange>
              </w:rPr>
              <w:delText>4.1 Introduction</w:delText>
            </w:r>
            <w:r w:rsidDel="00C11D51">
              <w:rPr>
                <w:noProof/>
                <w:webHidden/>
              </w:rPr>
              <w:tab/>
              <w:delText>14</w:delText>
            </w:r>
          </w:del>
        </w:p>
        <w:p w14:paraId="75A4AD21" w14:textId="23604456" w:rsidR="00B70F01" w:rsidDel="00C11D51" w:rsidRDefault="00B70F01">
          <w:pPr>
            <w:pStyle w:val="TOC2"/>
            <w:tabs>
              <w:tab w:val="right" w:leader="dot" w:pos="9350"/>
            </w:tabs>
            <w:rPr>
              <w:del w:id="305" w:author="Werikhe Jeremy" w:date="2024-12-09T10:29:00Z" w16du:dateUtc="2024-12-09T07:29:00Z"/>
              <w:rFonts w:asciiTheme="minorHAnsi" w:eastAsiaTheme="minorEastAsia" w:hAnsiTheme="minorHAnsi" w:cstheme="minorBidi"/>
              <w:noProof/>
              <w:kern w:val="2"/>
              <w:lang w:val="en-US"/>
              <w14:ligatures w14:val="standardContextual"/>
            </w:rPr>
          </w:pPr>
          <w:del w:id="306" w:author="Werikhe Jeremy" w:date="2024-12-09T10:29:00Z" w16du:dateUtc="2024-12-09T07:29:00Z">
            <w:r w:rsidRPr="00C11D51" w:rsidDel="00C11D51">
              <w:rPr>
                <w:rFonts w:ascii="Times New Roman" w:eastAsia="Times New Roman" w:hAnsi="Times New Roman" w:cs="Times New Roman"/>
                <w:noProof/>
                <w:rPrChange w:id="307" w:author="Werikhe Jeremy" w:date="2024-12-09T10:29:00Z" w16du:dateUtc="2024-12-09T07:29:00Z">
                  <w:rPr>
                    <w:rStyle w:val="Hyperlink"/>
                    <w:rFonts w:ascii="Times New Roman" w:eastAsia="Times New Roman" w:hAnsi="Times New Roman" w:cs="Times New Roman"/>
                    <w:noProof/>
                  </w:rPr>
                </w:rPrChange>
              </w:rPr>
              <w:delText>4.2 System Analysis</w:delText>
            </w:r>
            <w:r w:rsidDel="00C11D51">
              <w:rPr>
                <w:noProof/>
                <w:webHidden/>
              </w:rPr>
              <w:tab/>
              <w:delText>14</w:delText>
            </w:r>
          </w:del>
        </w:p>
        <w:p w14:paraId="4992BD41" w14:textId="1BE869A1" w:rsidR="00B70F01" w:rsidDel="00C11D51" w:rsidRDefault="00B70F01">
          <w:pPr>
            <w:pStyle w:val="TOC3"/>
            <w:tabs>
              <w:tab w:val="right" w:leader="dot" w:pos="9350"/>
            </w:tabs>
            <w:rPr>
              <w:del w:id="308" w:author="Werikhe Jeremy" w:date="2024-12-09T10:29:00Z" w16du:dateUtc="2024-12-09T07:29:00Z"/>
              <w:rFonts w:asciiTheme="minorHAnsi" w:eastAsiaTheme="minorEastAsia" w:hAnsiTheme="minorHAnsi" w:cstheme="minorBidi"/>
              <w:noProof/>
              <w:kern w:val="2"/>
              <w:lang w:val="en-US"/>
              <w14:ligatures w14:val="standardContextual"/>
            </w:rPr>
          </w:pPr>
          <w:del w:id="309" w:author="Werikhe Jeremy" w:date="2024-12-09T10:29:00Z" w16du:dateUtc="2024-12-09T07:29:00Z">
            <w:r w:rsidRPr="00C11D51" w:rsidDel="00C11D51">
              <w:rPr>
                <w:rFonts w:ascii="Times New Roman" w:eastAsia="Times New Roman" w:hAnsi="Times New Roman" w:cs="Times New Roman"/>
                <w:noProof/>
                <w:rPrChange w:id="310" w:author="Werikhe Jeremy" w:date="2024-12-09T10:29:00Z" w16du:dateUtc="2024-12-09T07:29:00Z">
                  <w:rPr>
                    <w:rStyle w:val="Hyperlink"/>
                    <w:rFonts w:ascii="Times New Roman" w:eastAsia="Times New Roman" w:hAnsi="Times New Roman" w:cs="Times New Roman"/>
                    <w:noProof/>
                  </w:rPr>
                </w:rPrChange>
              </w:rPr>
              <w:delText>4.2.1 Functional Requirements</w:delText>
            </w:r>
            <w:r w:rsidDel="00C11D51">
              <w:rPr>
                <w:noProof/>
                <w:webHidden/>
              </w:rPr>
              <w:tab/>
              <w:delText>14</w:delText>
            </w:r>
          </w:del>
        </w:p>
        <w:p w14:paraId="1D73409B" w14:textId="2B047FCC" w:rsidR="00B70F01" w:rsidDel="00C11D51" w:rsidRDefault="00B70F01">
          <w:pPr>
            <w:pStyle w:val="TOC3"/>
            <w:tabs>
              <w:tab w:val="right" w:leader="dot" w:pos="9350"/>
            </w:tabs>
            <w:rPr>
              <w:del w:id="311" w:author="Werikhe Jeremy" w:date="2024-12-09T10:29:00Z" w16du:dateUtc="2024-12-09T07:29:00Z"/>
              <w:rFonts w:asciiTheme="minorHAnsi" w:eastAsiaTheme="minorEastAsia" w:hAnsiTheme="minorHAnsi" w:cstheme="minorBidi"/>
              <w:noProof/>
              <w:kern w:val="2"/>
              <w:lang w:val="en-US"/>
              <w14:ligatures w14:val="standardContextual"/>
            </w:rPr>
          </w:pPr>
          <w:del w:id="312" w:author="Werikhe Jeremy" w:date="2024-12-09T10:29:00Z" w16du:dateUtc="2024-12-09T07:29:00Z">
            <w:r w:rsidRPr="00C11D51" w:rsidDel="00C11D51">
              <w:rPr>
                <w:rFonts w:ascii="Times New Roman" w:eastAsia="Times New Roman" w:hAnsi="Times New Roman" w:cs="Times New Roman"/>
                <w:noProof/>
                <w:rPrChange w:id="313" w:author="Werikhe Jeremy" w:date="2024-12-09T10:29:00Z" w16du:dateUtc="2024-12-09T07:29:00Z">
                  <w:rPr>
                    <w:rStyle w:val="Hyperlink"/>
                    <w:rFonts w:ascii="Times New Roman" w:eastAsia="Times New Roman" w:hAnsi="Times New Roman" w:cs="Times New Roman"/>
                    <w:noProof/>
                  </w:rPr>
                </w:rPrChange>
              </w:rPr>
              <w:delText>4.2.2 Non-Functional Requirements</w:delText>
            </w:r>
            <w:r w:rsidDel="00C11D51">
              <w:rPr>
                <w:noProof/>
                <w:webHidden/>
              </w:rPr>
              <w:tab/>
              <w:delText>14</w:delText>
            </w:r>
          </w:del>
        </w:p>
        <w:p w14:paraId="6982338D" w14:textId="2DE75264" w:rsidR="00B70F01" w:rsidDel="00C11D51" w:rsidRDefault="00B70F01">
          <w:pPr>
            <w:pStyle w:val="TOC2"/>
            <w:tabs>
              <w:tab w:val="right" w:leader="dot" w:pos="9350"/>
            </w:tabs>
            <w:rPr>
              <w:del w:id="314" w:author="Werikhe Jeremy" w:date="2024-12-09T10:29:00Z" w16du:dateUtc="2024-12-09T07:29:00Z"/>
              <w:rFonts w:asciiTheme="minorHAnsi" w:eastAsiaTheme="minorEastAsia" w:hAnsiTheme="minorHAnsi" w:cstheme="minorBidi"/>
              <w:noProof/>
              <w:kern w:val="2"/>
              <w:lang w:val="en-US"/>
              <w14:ligatures w14:val="standardContextual"/>
            </w:rPr>
          </w:pPr>
          <w:del w:id="315" w:author="Werikhe Jeremy" w:date="2024-12-09T10:29:00Z" w16du:dateUtc="2024-12-09T07:29:00Z">
            <w:r w:rsidRPr="00C11D51" w:rsidDel="00C11D51">
              <w:rPr>
                <w:rFonts w:ascii="Times New Roman" w:eastAsia="Times New Roman" w:hAnsi="Times New Roman" w:cs="Times New Roman"/>
                <w:noProof/>
                <w:rPrChange w:id="316" w:author="Werikhe Jeremy" w:date="2024-12-09T10:29:00Z" w16du:dateUtc="2024-12-09T07:29:00Z">
                  <w:rPr>
                    <w:rStyle w:val="Hyperlink"/>
                    <w:rFonts w:ascii="Times New Roman" w:eastAsia="Times New Roman" w:hAnsi="Times New Roman" w:cs="Times New Roman"/>
                    <w:noProof/>
                  </w:rPr>
                </w:rPrChange>
              </w:rPr>
              <w:delText>4.3 System Analysis Diagram</w:delText>
            </w:r>
            <w:r w:rsidDel="00C11D51">
              <w:rPr>
                <w:noProof/>
                <w:webHidden/>
              </w:rPr>
              <w:tab/>
              <w:delText>15</w:delText>
            </w:r>
          </w:del>
        </w:p>
        <w:p w14:paraId="43009FBC" w14:textId="65F83822" w:rsidR="00B70F01" w:rsidDel="00C11D51" w:rsidRDefault="00B70F01">
          <w:pPr>
            <w:pStyle w:val="TOC2"/>
            <w:tabs>
              <w:tab w:val="right" w:leader="dot" w:pos="9350"/>
            </w:tabs>
            <w:rPr>
              <w:del w:id="317" w:author="Werikhe Jeremy" w:date="2024-12-09T10:29:00Z" w16du:dateUtc="2024-12-09T07:29:00Z"/>
              <w:rFonts w:asciiTheme="minorHAnsi" w:eastAsiaTheme="minorEastAsia" w:hAnsiTheme="minorHAnsi" w:cstheme="minorBidi"/>
              <w:noProof/>
              <w:kern w:val="2"/>
              <w:lang w:val="en-US"/>
              <w14:ligatures w14:val="standardContextual"/>
            </w:rPr>
          </w:pPr>
          <w:del w:id="318" w:author="Werikhe Jeremy" w:date="2024-12-09T10:29:00Z" w16du:dateUtc="2024-12-09T07:29:00Z">
            <w:r w:rsidRPr="00C11D51" w:rsidDel="00C11D51">
              <w:rPr>
                <w:rFonts w:ascii="Times New Roman" w:eastAsia="Times New Roman" w:hAnsi="Times New Roman" w:cs="Times New Roman"/>
                <w:noProof/>
                <w:rPrChange w:id="319" w:author="Werikhe Jeremy" w:date="2024-12-09T10:29:00Z" w16du:dateUtc="2024-12-09T07:29:00Z">
                  <w:rPr>
                    <w:rStyle w:val="Hyperlink"/>
                    <w:rFonts w:ascii="Times New Roman" w:eastAsia="Times New Roman" w:hAnsi="Times New Roman" w:cs="Times New Roman"/>
                    <w:noProof/>
                  </w:rPr>
                </w:rPrChange>
              </w:rPr>
              <w:delText>4.4 System Design Diagram</w:delText>
            </w:r>
            <w:r w:rsidDel="00C11D51">
              <w:rPr>
                <w:noProof/>
                <w:webHidden/>
              </w:rPr>
              <w:tab/>
              <w:delText>15</w:delText>
            </w:r>
          </w:del>
        </w:p>
        <w:p w14:paraId="09FCBE46" w14:textId="470461F0" w:rsidR="00B70F01" w:rsidDel="00C11D51" w:rsidRDefault="00B70F01">
          <w:pPr>
            <w:pStyle w:val="TOC1"/>
            <w:tabs>
              <w:tab w:val="right" w:leader="dot" w:pos="9350"/>
            </w:tabs>
            <w:rPr>
              <w:del w:id="320" w:author="Werikhe Jeremy" w:date="2024-12-09T10:29:00Z" w16du:dateUtc="2024-12-09T07:29:00Z"/>
              <w:rFonts w:asciiTheme="minorHAnsi" w:eastAsiaTheme="minorEastAsia" w:hAnsiTheme="minorHAnsi" w:cstheme="minorBidi"/>
              <w:noProof/>
              <w:kern w:val="2"/>
              <w:lang w:val="en-US"/>
              <w14:ligatures w14:val="standardContextual"/>
            </w:rPr>
          </w:pPr>
          <w:del w:id="321" w:author="Werikhe Jeremy" w:date="2024-12-09T10:29:00Z" w16du:dateUtc="2024-12-09T07:29:00Z">
            <w:r w:rsidRPr="00C11D51" w:rsidDel="00C11D51">
              <w:rPr>
                <w:noProof/>
                <w:rPrChange w:id="322" w:author="Werikhe Jeremy" w:date="2024-12-09T10:29:00Z" w16du:dateUtc="2024-12-09T07:29:00Z">
                  <w:rPr>
                    <w:rStyle w:val="Hyperlink"/>
                    <w:noProof/>
                  </w:rPr>
                </w:rPrChange>
              </w:rPr>
              <w:delText>References</w:delText>
            </w:r>
            <w:r w:rsidDel="00C11D51">
              <w:rPr>
                <w:noProof/>
                <w:webHidden/>
              </w:rPr>
              <w:tab/>
              <w:delText>24</w:delText>
            </w:r>
          </w:del>
        </w:p>
        <w:p w14:paraId="401C4824" w14:textId="71D8B356" w:rsidR="00B70F01" w:rsidDel="00C11D51" w:rsidRDefault="00B70F01">
          <w:pPr>
            <w:pStyle w:val="TOC1"/>
            <w:tabs>
              <w:tab w:val="right" w:leader="dot" w:pos="9350"/>
            </w:tabs>
            <w:rPr>
              <w:del w:id="323" w:author="Werikhe Jeremy" w:date="2024-12-09T10:29:00Z" w16du:dateUtc="2024-12-09T07:29:00Z"/>
              <w:rFonts w:asciiTheme="minorHAnsi" w:eastAsiaTheme="minorEastAsia" w:hAnsiTheme="minorHAnsi" w:cstheme="minorBidi"/>
              <w:noProof/>
              <w:kern w:val="2"/>
              <w:lang w:val="en-US"/>
              <w14:ligatures w14:val="standardContextual"/>
            </w:rPr>
          </w:pPr>
          <w:del w:id="324" w:author="Werikhe Jeremy" w:date="2024-12-09T10:29:00Z" w16du:dateUtc="2024-12-09T07:29:00Z">
            <w:r w:rsidRPr="00C11D51" w:rsidDel="00C11D51">
              <w:rPr>
                <w:noProof/>
                <w:rPrChange w:id="325" w:author="Werikhe Jeremy" w:date="2024-12-09T10:29:00Z" w16du:dateUtc="2024-12-09T07:29:00Z">
                  <w:rPr>
                    <w:rStyle w:val="Hyperlink"/>
                    <w:noProof/>
                  </w:rPr>
                </w:rPrChange>
              </w:rPr>
              <w:delText>Appendix A: Gantt Chart</w:delText>
            </w:r>
            <w:r w:rsidDel="00C11D51">
              <w:rPr>
                <w:noProof/>
                <w:webHidden/>
              </w:rPr>
              <w:tab/>
              <w:delText>1</w:delText>
            </w:r>
          </w:del>
        </w:p>
        <w:p w14:paraId="18085636" w14:textId="73B810B1" w:rsidR="00B70F01" w:rsidDel="00C11D51" w:rsidRDefault="00B70F01">
          <w:pPr>
            <w:pStyle w:val="TOC1"/>
            <w:tabs>
              <w:tab w:val="right" w:leader="dot" w:pos="9350"/>
            </w:tabs>
            <w:rPr>
              <w:del w:id="326" w:author="Werikhe Jeremy" w:date="2024-12-09T10:29:00Z" w16du:dateUtc="2024-12-09T07:29:00Z"/>
              <w:rFonts w:asciiTheme="minorHAnsi" w:eastAsiaTheme="minorEastAsia" w:hAnsiTheme="minorHAnsi" w:cstheme="minorBidi"/>
              <w:noProof/>
              <w:kern w:val="2"/>
              <w:lang w:val="en-US"/>
              <w14:ligatures w14:val="standardContextual"/>
            </w:rPr>
          </w:pPr>
          <w:del w:id="327" w:author="Werikhe Jeremy" w:date="2024-12-09T10:29:00Z" w16du:dateUtc="2024-12-09T07:29:00Z">
            <w:r w:rsidRPr="00C11D51" w:rsidDel="00C11D51">
              <w:rPr>
                <w:noProof/>
                <w:rPrChange w:id="328" w:author="Werikhe Jeremy" w:date="2024-12-09T10:29:00Z" w16du:dateUtc="2024-12-09T07:29:00Z">
                  <w:rPr>
                    <w:rStyle w:val="Hyperlink"/>
                    <w:noProof/>
                  </w:rPr>
                </w:rPrChange>
              </w:rPr>
              <w:delText>Appendix B: Marking Guide</w:delText>
            </w:r>
            <w:r w:rsidDel="00C11D51">
              <w:rPr>
                <w:noProof/>
                <w:webHidden/>
              </w:rPr>
              <w:tab/>
              <w:delText>2</w:delText>
            </w:r>
          </w:del>
        </w:p>
        <w:p w14:paraId="11F354F0" w14:textId="12E013E3" w:rsidR="0008398C" w:rsidRPr="00C614B6" w:rsidRDefault="0008398C">
          <w:pPr>
            <w:rPr>
              <w:rFonts w:ascii="Times New Roman" w:hAnsi="Times New Roman" w:cs="Times New Roman"/>
              <w:sz w:val="24"/>
              <w:szCs w:val="24"/>
            </w:rPr>
          </w:pPr>
          <w:r w:rsidRPr="00C614B6">
            <w:rPr>
              <w:rFonts w:ascii="Times New Roman" w:hAnsi="Times New Roman" w:cs="Times New Roman"/>
              <w:b/>
              <w:bCs/>
              <w:noProof/>
              <w:sz w:val="24"/>
              <w:szCs w:val="24"/>
            </w:rPr>
            <w:fldChar w:fldCharType="end"/>
          </w:r>
        </w:p>
      </w:sdtContent>
    </w:sdt>
    <w:p w14:paraId="3F0E36AE" w14:textId="77777777" w:rsidR="00EE3317" w:rsidRDefault="00EE3317" w:rsidP="00EE3317">
      <w:pPr>
        <w:jc w:val="both"/>
        <w:rPr>
          <w:rFonts w:ascii="Times New Roman" w:eastAsia="Times New Roman" w:hAnsi="Times New Roman" w:cs="Times New Roman"/>
          <w:sz w:val="24"/>
          <w:szCs w:val="24"/>
        </w:rPr>
      </w:pPr>
    </w:p>
    <w:p w14:paraId="1F549398" w14:textId="77777777" w:rsidR="00EE3317" w:rsidRDefault="00EE3317" w:rsidP="00EE3317">
      <w:pPr>
        <w:jc w:val="both"/>
        <w:rPr>
          <w:rFonts w:ascii="Times New Roman" w:eastAsia="Times New Roman" w:hAnsi="Times New Roman" w:cs="Times New Roman"/>
          <w:sz w:val="24"/>
          <w:szCs w:val="24"/>
        </w:rPr>
      </w:pPr>
    </w:p>
    <w:p w14:paraId="0AAEF4A8" w14:textId="77777777" w:rsidR="00EE3317" w:rsidRDefault="00EE3317" w:rsidP="00EE3317">
      <w:pPr>
        <w:jc w:val="both"/>
        <w:rPr>
          <w:rFonts w:ascii="Times New Roman" w:eastAsia="Times New Roman" w:hAnsi="Times New Roman" w:cs="Times New Roman"/>
          <w:sz w:val="24"/>
          <w:szCs w:val="24"/>
        </w:rPr>
      </w:pPr>
    </w:p>
    <w:p w14:paraId="74EC7A9D" w14:textId="77777777" w:rsidR="00EE3317" w:rsidRDefault="00EE3317" w:rsidP="00EE3317">
      <w:pPr>
        <w:jc w:val="both"/>
        <w:rPr>
          <w:rFonts w:ascii="Times New Roman" w:eastAsia="Times New Roman" w:hAnsi="Times New Roman" w:cs="Times New Roman"/>
          <w:sz w:val="24"/>
          <w:szCs w:val="24"/>
        </w:rPr>
      </w:pPr>
    </w:p>
    <w:p w14:paraId="2F28D1F9" w14:textId="77777777" w:rsidR="00EE3317" w:rsidRDefault="00EE3317" w:rsidP="00EE3317">
      <w:pPr>
        <w:rPr>
          <w:rFonts w:ascii="Times New Roman" w:eastAsia="Times New Roman" w:hAnsi="Times New Roman" w:cs="Times New Roman"/>
          <w:sz w:val="24"/>
          <w:szCs w:val="24"/>
        </w:rPr>
      </w:pPr>
      <w:r>
        <w:br w:type="page"/>
      </w:r>
    </w:p>
    <w:p w14:paraId="4C0BF787" w14:textId="77777777" w:rsidR="00EE3317" w:rsidRDefault="00EE3317" w:rsidP="0034241E">
      <w:pPr>
        <w:pStyle w:val="Heading1"/>
      </w:pPr>
      <w:bookmarkStart w:id="329" w:name="_1fob9te" w:colFirst="0" w:colLast="0"/>
      <w:bookmarkStart w:id="330" w:name="_Toc184632616"/>
      <w:bookmarkEnd w:id="329"/>
      <w:r>
        <w:lastRenderedPageBreak/>
        <w:t>List of Tables</w:t>
      </w:r>
      <w:bookmarkEnd w:id="330"/>
    </w:p>
    <w:p w14:paraId="242720DA" w14:textId="53E7BE20" w:rsidR="00664453" w:rsidRDefault="00264F61">
      <w:pPr>
        <w:pStyle w:val="TableofFigures"/>
        <w:tabs>
          <w:tab w:val="right" w:leader="dot" w:pos="9350"/>
        </w:tabs>
        <w:rPr>
          <w:ins w:id="331" w:author="Werikhe Jeremy" w:date="2024-12-09T10:30:00Z" w16du:dateUtc="2024-12-09T07:30:00Z"/>
          <w:rFonts w:asciiTheme="minorHAnsi" w:eastAsiaTheme="minorEastAsia" w:hAnsiTheme="minorHAnsi" w:cstheme="minorBidi"/>
          <w:noProof/>
          <w:kern w:val="2"/>
          <w:lang w:val="en-US"/>
          <w14:ligatures w14:val="standardContextual"/>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"Table" </w:instrText>
      </w:r>
      <w:r>
        <w:rPr>
          <w:rFonts w:ascii="Times New Roman" w:eastAsia="Times New Roman" w:hAnsi="Times New Roman" w:cs="Times New Roman"/>
          <w:sz w:val="24"/>
          <w:szCs w:val="24"/>
        </w:rPr>
        <w:fldChar w:fldCharType="separate"/>
      </w:r>
      <w:ins w:id="332" w:author="Werikhe Jeremy" w:date="2024-12-09T10:30:00Z" w16du:dateUtc="2024-12-09T07:30:00Z">
        <w:r w:rsidR="00664453" w:rsidRPr="00BB319B">
          <w:rPr>
            <w:rStyle w:val="Hyperlink"/>
            <w:noProof/>
          </w:rPr>
          <w:fldChar w:fldCharType="begin"/>
        </w:r>
        <w:r w:rsidR="00664453" w:rsidRPr="00BB319B">
          <w:rPr>
            <w:rStyle w:val="Hyperlink"/>
            <w:noProof/>
          </w:rPr>
          <w:instrText xml:space="preserve"> </w:instrText>
        </w:r>
        <w:r w:rsidR="00664453">
          <w:rPr>
            <w:noProof/>
          </w:rPr>
          <w:instrText>HYPERLINK \l "_Toc184632678"</w:instrText>
        </w:r>
        <w:r w:rsidR="00664453" w:rsidRPr="00BB319B">
          <w:rPr>
            <w:rStyle w:val="Hyperlink"/>
            <w:noProof/>
          </w:rPr>
          <w:instrText xml:space="preserve"> </w:instrText>
        </w:r>
        <w:r w:rsidR="00664453" w:rsidRPr="00BB319B">
          <w:rPr>
            <w:rStyle w:val="Hyperlink"/>
            <w:noProof/>
          </w:rPr>
        </w:r>
        <w:r w:rsidR="00664453" w:rsidRPr="00BB319B">
          <w:rPr>
            <w:rStyle w:val="Hyperlink"/>
            <w:noProof/>
          </w:rPr>
          <w:fldChar w:fldCharType="separate"/>
        </w:r>
        <w:r w:rsidR="00664453" w:rsidRPr="00BB319B">
          <w:rPr>
            <w:rStyle w:val="Hyperlink"/>
            <w:noProof/>
          </w:rPr>
          <w:t>Table 1 Test Cases</w:t>
        </w:r>
        <w:r w:rsidR="00664453">
          <w:rPr>
            <w:noProof/>
            <w:webHidden/>
          </w:rPr>
          <w:tab/>
        </w:r>
        <w:r w:rsidR="00664453">
          <w:rPr>
            <w:noProof/>
            <w:webHidden/>
          </w:rPr>
          <w:fldChar w:fldCharType="begin"/>
        </w:r>
        <w:r w:rsidR="00664453">
          <w:rPr>
            <w:noProof/>
            <w:webHidden/>
          </w:rPr>
          <w:instrText xml:space="preserve"> PAGEREF _Toc184632678 \h </w:instrText>
        </w:r>
        <w:r w:rsidR="00664453">
          <w:rPr>
            <w:noProof/>
            <w:webHidden/>
          </w:rPr>
        </w:r>
      </w:ins>
      <w:r w:rsidR="00664453">
        <w:rPr>
          <w:noProof/>
          <w:webHidden/>
        </w:rPr>
        <w:fldChar w:fldCharType="separate"/>
      </w:r>
      <w:ins w:id="333" w:author="Werikhe Jeremy" w:date="2024-12-09T10:30:00Z" w16du:dateUtc="2024-12-09T07:30:00Z">
        <w:r w:rsidR="00664453">
          <w:rPr>
            <w:noProof/>
            <w:webHidden/>
          </w:rPr>
          <w:t>27</w:t>
        </w:r>
        <w:r w:rsidR="00664453">
          <w:rPr>
            <w:noProof/>
            <w:webHidden/>
          </w:rPr>
          <w:fldChar w:fldCharType="end"/>
        </w:r>
        <w:r w:rsidR="00664453" w:rsidRPr="00BB319B">
          <w:rPr>
            <w:rStyle w:val="Hyperlink"/>
            <w:noProof/>
          </w:rPr>
          <w:fldChar w:fldCharType="end"/>
        </w:r>
      </w:ins>
    </w:p>
    <w:p w14:paraId="0C241886" w14:textId="68FD0279" w:rsidR="00664453" w:rsidRDefault="00664453">
      <w:pPr>
        <w:pStyle w:val="TableofFigures"/>
        <w:tabs>
          <w:tab w:val="right" w:leader="dot" w:pos="9350"/>
        </w:tabs>
        <w:rPr>
          <w:ins w:id="334" w:author="Werikhe Jeremy" w:date="2024-12-09T10:30:00Z" w16du:dateUtc="2024-12-09T07:30:00Z"/>
          <w:rFonts w:asciiTheme="minorHAnsi" w:eastAsiaTheme="minorEastAsia" w:hAnsiTheme="minorHAnsi" w:cstheme="minorBidi"/>
          <w:noProof/>
          <w:kern w:val="2"/>
          <w:lang w:val="en-US"/>
          <w14:ligatures w14:val="standardContextual"/>
        </w:rPr>
      </w:pPr>
      <w:ins w:id="335" w:author="Werikhe Jeremy" w:date="2024-12-09T10:30:00Z" w16du:dateUtc="2024-12-09T07:30:00Z">
        <w:r w:rsidRPr="00BB319B">
          <w:rPr>
            <w:rStyle w:val="Hyperlink"/>
            <w:noProof/>
          </w:rPr>
          <w:fldChar w:fldCharType="begin"/>
        </w:r>
        <w:r w:rsidRPr="00BB319B">
          <w:rPr>
            <w:rStyle w:val="Hyperlink"/>
            <w:noProof/>
          </w:rPr>
          <w:instrText xml:space="preserve"> </w:instrText>
        </w:r>
        <w:r>
          <w:rPr>
            <w:noProof/>
          </w:rPr>
          <w:instrText>HYPERLINK \l "_Toc184632679"</w:instrText>
        </w:r>
        <w:r w:rsidRPr="00BB319B">
          <w:rPr>
            <w:rStyle w:val="Hyperlink"/>
            <w:noProof/>
          </w:rPr>
          <w:instrText xml:space="preserve"> </w:instrText>
        </w:r>
        <w:r w:rsidRPr="00BB319B">
          <w:rPr>
            <w:rStyle w:val="Hyperlink"/>
            <w:noProof/>
          </w:rPr>
        </w:r>
        <w:r w:rsidRPr="00BB319B">
          <w:rPr>
            <w:rStyle w:val="Hyperlink"/>
            <w:noProof/>
          </w:rPr>
          <w:fldChar w:fldCharType="separate"/>
        </w:r>
        <w:r w:rsidRPr="00BB319B">
          <w:rPr>
            <w:rStyle w:val="Hyperlink"/>
            <w:noProof/>
          </w:rPr>
          <w:t>Table 2 Test Results</w:t>
        </w:r>
        <w:r>
          <w:rPr>
            <w:noProof/>
            <w:webHidden/>
          </w:rPr>
          <w:tab/>
        </w:r>
        <w:r>
          <w:rPr>
            <w:noProof/>
            <w:webHidden/>
          </w:rPr>
          <w:fldChar w:fldCharType="begin"/>
        </w:r>
        <w:r>
          <w:rPr>
            <w:noProof/>
            <w:webHidden/>
          </w:rPr>
          <w:instrText xml:space="preserve"> PAGEREF _Toc184632679 \h </w:instrText>
        </w:r>
        <w:r>
          <w:rPr>
            <w:noProof/>
            <w:webHidden/>
          </w:rPr>
        </w:r>
      </w:ins>
      <w:r>
        <w:rPr>
          <w:noProof/>
          <w:webHidden/>
        </w:rPr>
        <w:fldChar w:fldCharType="separate"/>
      </w:r>
      <w:ins w:id="336" w:author="Werikhe Jeremy" w:date="2024-12-09T10:30:00Z" w16du:dateUtc="2024-12-09T07:30:00Z">
        <w:r>
          <w:rPr>
            <w:noProof/>
            <w:webHidden/>
          </w:rPr>
          <w:t>27</w:t>
        </w:r>
        <w:r>
          <w:rPr>
            <w:noProof/>
            <w:webHidden/>
          </w:rPr>
          <w:fldChar w:fldCharType="end"/>
        </w:r>
        <w:r w:rsidRPr="00BB319B">
          <w:rPr>
            <w:rStyle w:val="Hyperlink"/>
            <w:noProof/>
          </w:rPr>
          <w:fldChar w:fldCharType="end"/>
        </w:r>
      </w:ins>
    </w:p>
    <w:p w14:paraId="0223C71F" w14:textId="5FCD918A" w:rsidR="00264F61" w:rsidDel="00664453" w:rsidRDefault="00264F61">
      <w:pPr>
        <w:pStyle w:val="TableofFigures"/>
        <w:tabs>
          <w:tab w:val="right" w:leader="dot" w:pos="9350"/>
        </w:tabs>
        <w:rPr>
          <w:del w:id="337" w:author="Werikhe Jeremy" w:date="2024-12-09T10:30:00Z" w16du:dateUtc="2024-12-09T07:30:00Z"/>
          <w:noProof/>
        </w:rPr>
      </w:pPr>
      <w:del w:id="338" w:author="Werikhe Jeremy" w:date="2024-12-09T10:30:00Z" w16du:dateUtc="2024-12-09T07:30:00Z">
        <w:r w:rsidRPr="00664453" w:rsidDel="00664453">
          <w:rPr>
            <w:rFonts w:ascii="Times New Roman" w:hAnsi="Times New Roman" w:cs="Times New Roman"/>
            <w:noProof/>
            <w:rPrChange w:id="339" w:author="Werikhe Jeremy" w:date="2024-12-09T10:30:00Z" w16du:dateUtc="2024-12-09T07:30:00Z">
              <w:rPr>
                <w:rStyle w:val="Hyperlink"/>
                <w:rFonts w:ascii="Times New Roman" w:hAnsi="Times New Roman" w:cs="Times New Roman"/>
                <w:noProof/>
              </w:rPr>
            </w:rPrChange>
          </w:rPr>
          <w:delText>Table 1 Phone Companies</w:delText>
        </w:r>
        <w:r w:rsidDel="00664453">
          <w:rPr>
            <w:noProof/>
            <w:webHidden/>
          </w:rPr>
          <w:tab/>
          <w:delText>2</w:delText>
        </w:r>
      </w:del>
    </w:p>
    <w:p w14:paraId="319A91E8" w14:textId="77777777" w:rsidR="00EE3317" w:rsidRDefault="00264F61" w:rsidP="00EE3317">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11DC3A1E" w14:textId="77777777" w:rsidR="00EE3317" w:rsidRDefault="00EE3317" w:rsidP="00EE3317">
      <w:pPr>
        <w:spacing w:before="280" w:after="280" w:line="360" w:lineRule="auto"/>
        <w:rPr>
          <w:rFonts w:ascii="Times New Roman" w:eastAsia="Times New Roman" w:hAnsi="Times New Roman" w:cs="Times New Roman"/>
          <w:sz w:val="24"/>
          <w:szCs w:val="24"/>
        </w:rPr>
      </w:pPr>
    </w:p>
    <w:p w14:paraId="48AE4A4B" w14:textId="77777777" w:rsidR="00EE3317" w:rsidRDefault="00EE3317" w:rsidP="00EE3317">
      <w:pPr>
        <w:spacing w:before="280" w:after="280" w:line="360" w:lineRule="auto"/>
        <w:rPr>
          <w:rFonts w:ascii="Times New Roman" w:eastAsia="Times New Roman" w:hAnsi="Times New Roman" w:cs="Times New Roman"/>
          <w:sz w:val="24"/>
          <w:szCs w:val="24"/>
        </w:rPr>
      </w:pPr>
    </w:p>
    <w:p w14:paraId="6164FE54" w14:textId="77777777" w:rsidR="00EE3317" w:rsidRDefault="00EE3317" w:rsidP="00EE3317">
      <w:pPr>
        <w:spacing w:before="280" w:after="280" w:line="360" w:lineRule="auto"/>
        <w:rPr>
          <w:rFonts w:ascii="Times New Roman" w:eastAsia="Times New Roman" w:hAnsi="Times New Roman" w:cs="Times New Roman"/>
          <w:sz w:val="24"/>
          <w:szCs w:val="24"/>
        </w:rPr>
      </w:pPr>
    </w:p>
    <w:p w14:paraId="7A7DC99C" w14:textId="77777777" w:rsidR="00EE3317" w:rsidRDefault="00EE3317" w:rsidP="00EE3317">
      <w:pPr>
        <w:spacing w:before="280" w:after="280" w:line="360" w:lineRule="auto"/>
        <w:rPr>
          <w:rFonts w:ascii="Times New Roman" w:eastAsia="Times New Roman" w:hAnsi="Times New Roman" w:cs="Times New Roman"/>
          <w:sz w:val="24"/>
          <w:szCs w:val="24"/>
        </w:rPr>
      </w:pPr>
    </w:p>
    <w:p w14:paraId="46AC517E" w14:textId="77777777" w:rsidR="00EE3317" w:rsidRDefault="00EE3317" w:rsidP="00EE3317">
      <w:pPr>
        <w:spacing w:before="280" w:after="280" w:line="360" w:lineRule="auto"/>
        <w:rPr>
          <w:rFonts w:ascii="Times New Roman" w:eastAsia="Times New Roman" w:hAnsi="Times New Roman" w:cs="Times New Roman"/>
          <w:sz w:val="24"/>
          <w:szCs w:val="24"/>
        </w:rPr>
      </w:pPr>
    </w:p>
    <w:p w14:paraId="2B05E4F8" w14:textId="77777777" w:rsidR="001034C9" w:rsidRDefault="00EE3317" w:rsidP="00EE3317">
      <w:pPr>
        <w:rPr>
          <w:noProof/>
        </w:rPr>
      </w:pPr>
      <w:r>
        <w:br w:type="page"/>
      </w:r>
      <w:r w:rsidR="001034C9">
        <w:fldChar w:fldCharType="begin"/>
      </w:r>
      <w:r w:rsidR="001034C9">
        <w:instrText xml:space="preserve"> TOC \h \z \c "Figure 3." </w:instrText>
      </w:r>
      <w:r w:rsidR="001034C9">
        <w:fldChar w:fldCharType="separate"/>
      </w:r>
    </w:p>
    <w:p w14:paraId="5BBF374C" w14:textId="5F571678" w:rsidR="00EE3317" w:rsidRDefault="001034C9" w:rsidP="00EE3317">
      <w:pPr>
        <w:rPr>
          <w:rFonts w:ascii="Times New Roman" w:eastAsia="Times New Roman" w:hAnsi="Times New Roman" w:cs="Times New Roman"/>
          <w:b/>
          <w:sz w:val="24"/>
          <w:szCs w:val="24"/>
        </w:rPr>
      </w:pPr>
      <w:r>
        <w:lastRenderedPageBreak/>
        <w:fldChar w:fldCharType="end"/>
      </w:r>
    </w:p>
    <w:p w14:paraId="51B9475C" w14:textId="44DC7311" w:rsidR="001034C9" w:rsidRDefault="00EE3317" w:rsidP="0034241E">
      <w:pPr>
        <w:pStyle w:val="Heading1"/>
      </w:pPr>
      <w:bookmarkStart w:id="340" w:name="_3znysh7" w:colFirst="0" w:colLast="0"/>
      <w:bookmarkStart w:id="341" w:name="_Toc184632617"/>
      <w:bookmarkEnd w:id="340"/>
      <w:r>
        <w:t>List of Figures</w:t>
      </w:r>
      <w:bookmarkEnd w:id="341"/>
    </w:p>
    <w:p w14:paraId="594B623C" w14:textId="4E96BFA6" w:rsidR="005E1519" w:rsidRDefault="001F4552">
      <w:pPr>
        <w:pStyle w:val="TableofFigures"/>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\h \z \c "Figure 2." </w:instrText>
      </w:r>
      <w:r>
        <w:fldChar w:fldCharType="separate"/>
      </w:r>
      <w:hyperlink w:anchor="_Toc180252281" w:history="1">
        <w:r w:rsidR="005E1519" w:rsidRPr="00A77754">
          <w:rPr>
            <w:rStyle w:val="Hyperlink"/>
            <w:noProof/>
          </w:rPr>
          <w:t>Figure 2. 1 MYDAWA</w:t>
        </w:r>
        <w:r w:rsidR="005E1519">
          <w:rPr>
            <w:noProof/>
            <w:webHidden/>
          </w:rPr>
          <w:tab/>
        </w:r>
        <w:r w:rsidR="005E1519">
          <w:rPr>
            <w:noProof/>
            <w:webHidden/>
          </w:rPr>
          <w:fldChar w:fldCharType="begin"/>
        </w:r>
        <w:r w:rsidR="005E1519">
          <w:rPr>
            <w:noProof/>
            <w:webHidden/>
          </w:rPr>
          <w:instrText xml:space="preserve"> PAGEREF _Toc180252281 \h </w:instrText>
        </w:r>
        <w:r w:rsidR="005E1519">
          <w:rPr>
            <w:noProof/>
            <w:webHidden/>
          </w:rPr>
        </w:r>
        <w:r w:rsidR="005E1519">
          <w:rPr>
            <w:noProof/>
            <w:webHidden/>
          </w:rPr>
          <w:fldChar w:fldCharType="separate"/>
        </w:r>
        <w:r w:rsidR="005E1519">
          <w:rPr>
            <w:noProof/>
            <w:webHidden/>
          </w:rPr>
          <w:t>7</w:t>
        </w:r>
        <w:r w:rsidR="005E1519">
          <w:rPr>
            <w:noProof/>
            <w:webHidden/>
          </w:rPr>
          <w:fldChar w:fldCharType="end"/>
        </w:r>
      </w:hyperlink>
    </w:p>
    <w:p w14:paraId="3C04881D" w14:textId="132FD84C" w:rsidR="005E1519" w:rsidRDefault="005E1519">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0252282" w:history="1">
        <w:r w:rsidRPr="00A77754">
          <w:rPr>
            <w:rStyle w:val="Hyperlink"/>
            <w:noProof/>
          </w:rPr>
          <w:t>Figure 2. 2M-TIBA</w:t>
        </w:r>
        <w:r>
          <w:rPr>
            <w:noProof/>
            <w:webHidden/>
          </w:rPr>
          <w:tab/>
        </w:r>
        <w:r>
          <w:rPr>
            <w:noProof/>
            <w:webHidden/>
          </w:rPr>
          <w:fldChar w:fldCharType="begin"/>
        </w:r>
        <w:r>
          <w:rPr>
            <w:noProof/>
            <w:webHidden/>
          </w:rPr>
          <w:instrText xml:space="preserve"> PAGEREF _Toc180252282 \h </w:instrText>
        </w:r>
        <w:r>
          <w:rPr>
            <w:noProof/>
            <w:webHidden/>
          </w:rPr>
        </w:r>
        <w:r>
          <w:rPr>
            <w:noProof/>
            <w:webHidden/>
          </w:rPr>
          <w:fldChar w:fldCharType="separate"/>
        </w:r>
        <w:r>
          <w:rPr>
            <w:noProof/>
            <w:webHidden/>
          </w:rPr>
          <w:t>8</w:t>
        </w:r>
        <w:r>
          <w:rPr>
            <w:noProof/>
            <w:webHidden/>
          </w:rPr>
          <w:fldChar w:fldCharType="end"/>
        </w:r>
      </w:hyperlink>
    </w:p>
    <w:p w14:paraId="14E6A518" w14:textId="254BEFE8" w:rsidR="005E1519" w:rsidRDefault="005E1519">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0252283" w:history="1">
        <w:r w:rsidRPr="00A77754">
          <w:rPr>
            <w:rStyle w:val="Hyperlink"/>
            <w:noProof/>
          </w:rPr>
          <w:t>Figure 2. 3 MedAfrica</w:t>
        </w:r>
        <w:r>
          <w:rPr>
            <w:noProof/>
            <w:webHidden/>
          </w:rPr>
          <w:tab/>
        </w:r>
        <w:r>
          <w:rPr>
            <w:noProof/>
            <w:webHidden/>
          </w:rPr>
          <w:fldChar w:fldCharType="begin"/>
        </w:r>
        <w:r>
          <w:rPr>
            <w:noProof/>
            <w:webHidden/>
          </w:rPr>
          <w:instrText xml:space="preserve"> PAGEREF _Toc180252283 \h </w:instrText>
        </w:r>
        <w:r>
          <w:rPr>
            <w:noProof/>
            <w:webHidden/>
          </w:rPr>
        </w:r>
        <w:r>
          <w:rPr>
            <w:noProof/>
            <w:webHidden/>
          </w:rPr>
          <w:fldChar w:fldCharType="separate"/>
        </w:r>
        <w:r>
          <w:rPr>
            <w:noProof/>
            <w:webHidden/>
          </w:rPr>
          <w:t>9</w:t>
        </w:r>
        <w:r>
          <w:rPr>
            <w:noProof/>
            <w:webHidden/>
          </w:rPr>
          <w:fldChar w:fldCharType="end"/>
        </w:r>
      </w:hyperlink>
    </w:p>
    <w:p w14:paraId="6F58340D" w14:textId="280B93FB" w:rsidR="005E1519" w:rsidRDefault="005E1519">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0252284" w:history="1">
        <w:r w:rsidRPr="00A77754">
          <w:rPr>
            <w:rStyle w:val="Hyperlink"/>
            <w:noProof/>
          </w:rPr>
          <w:t>Figure 2. 4Conceptual Framework</w:t>
        </w:r>
        <w:r>
          <w:rPr>
            <w:noProof/>
            <w:webHidden/>
          </w:rPr>
          <w:tab/>
        </w:r>
        <w:r>
          <w:rPr>
            <w:noProof/>
            <w:webHidden/>
          </w:rPr>
          <w:fldChar w:fldCharType="begin"/>
        </w:r>
        <w:r>
          <w:rPr>
            <w:noProof/>
            <w:webHidden/>
          </w:rPr>
          <w:instrText xml:space="preserve"> PAGEREF _Toc180252284 \h </w:instrText>
        </w:r>
        <w:r>
          <w:rPr>
            <w:noProof/>
            <w:webHidden/>
          </w:rPr>
        </w:r>
        <w:r>
          <w:rPr>
            <w:noProof/>
            <w:webHidden/>
          </w:rPr>
          <w:fldChar w:fldCharType="separate"/>
        </w:r>
        <w:r>
          <w:rPr>
            <w:noProof/>
            <w:webHidden/>
          </w:rPr>
          <w:t>10</w:t>
        </w:r>
        <w:r>
          <w:rPr>
            <w:noProof/>
            <w:webHidden/>
          </w:rPr>
          <w:fldChar w:fldCharType="end"/>
        </w:r>
      </w:hyperlink>
    </w:p>
    <w:p w14:paraId="09167B2E" w14:textId="25D1C89E" w:rsidR="005E1519" w:rsidRDefault="001F4552" w:rsidP="005E1519">
      <w:pPr>
        <w:pStyle w:val="TableofFigures"/>
        <w:tabs>
          <w:tab w:val="right" w:leader="dot" w:pos="9350"/>
        </w:tabs>
        <w:rPr>
          <w:rFonts w:asciiTheme="minorHAnsi" w:eastAsiaTheme="minorEastAsia" w:hAnsiTheme="minorHAnsi" w:cstheme="minorBidi"/>
          <w:noProof/>
          <w:kern w:val="2"/>
          <w:lang w:val="en-US"/>
          <w14:ligatures w14:val="standardContextual"/>
        </w:rPr>
      </w:pPr>
      <w:r>
        <w:fldChar w:fldCharType="end"/>
      </w:r>
      <w:hyperlink w:anchor="_Toc180252227" w:history="1">
        <w:r w:rsidR="005E1519" w:rsidRPr="00766DFA">
          <w:rPr>
            <w:rStyle w:val="Hyperlink"/>
            <w:noProof/>
          </w:rPr>
          <w:t>Figure 3. 1 Extreme Prototyping Methodology</w:t>
        </w:r>
        <w:r w:rsidR="005E1519">
          <w:rPr>
            <w:noProof/>
            <w:webHidden/>
          </w:rPr>
          <w:tab/>
        </w:r>
        <w:r w:rsidR="005E1519">
          <w:rPr>
            <w:noProof/>
            <w:webHidden/>
          </w:rPr>
          <w:fldChar w:fldCharType="begin"/>
        </w:r>
        <w:r w:rsidR="005E1519">
          <w:rPr>
            <w:noProof/>
            <w:webHidden/>
          </w:rPr>
          <w:instrText xml:space="preserve"> PAGEREF _Toc180252227 \h </w:instrText>
        </w:r>
        <w:r w:rsidR="005E1519">
          <w:rPr>
            <w:noProof/>
            <w:webHidden/>
          </w:rPr>
        </w:r>
        <w:r w:rsidR="005E1519">
          <w:rPr>
            <w:noProof/>
            <w:webHidden/>
          </w:rPr>
          <w:fldChar w:fldCharType="separate"/>
        </w:r>
        <w:r w:rsidR="005E1519">
          <w:rPr>
            <w:noProof/>
            <w:webHidden/>
          </w:rPr>
          <w:t>11</w:t>
        </w:r>
        <w:r w:rsidR="005E1519">
          <w:rPr>
            <w:noProof/>
            <w:webHidden/>
          </w:rPr>
          <w:fldChar w:fldCharType="end"/>
        </w:r>
      </w:hyperlink>
    </w:p>
    <w:p w14:paraId="5971117D" w14:textId="3E804863" w:rsidR="001034C9" w:rsidRDefault="001034C9" w:rsidP="001034C9">
      <w:pPr>
        <w:rPr>
          <w:rFonts w:ascii="Times New Roman" w:eastAsia="Times New Roman" w:hAnsi="Times New Roman" w:cs="Times New Roman"/>
          <w:sz w:val="24"/>
          <w:szCs w:val="24"/>
        </w:rPr>
      </w:pPr>
    </w:p>
    <w:p w14:paraId="1E62AF65" w14:textId="4DDE6A77" w:rsidR="00D663F3" w:rsidRDefault="00D663F3">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"Figure 4." </w:instrText>
      </w:r>
      <w:r>
        <w:rPr>
          <w:rFonts w:ascii="Times New Roman" w:eastAsia="Times New Roman" w:hAnsi="Times New Roman" w:cs="Times New Roman"/>
          <w:sz w:val="24"/>
          <w:szCs w:val="24"/>
        </w:rPr>
        <w:fldChar w:fldCharType="separate"/>
      </w:r>
      <w:hyperlink w:anchor="_Toc181306941" w:history="1">
        <w:r w:rsidRPr="004327B0">
          <w:rPr>
            <w:rStyle w:val="Hyperlink"/>
            <w:noProof/>
          </w:rPr>
          <w:t>Figure 4. 1 Use case diagram</w:t>
        </w:r>
        <w:r>
          <w:rPr>
            <w:noProof/>
            <w:webHidden/>
          </w:rPr>
          <w:tab/>
        </w:r>
        <w:r>
          <w:rPr>
            <w:noProof/>
            <w:webHidden/>
          </w:rPr>
          <w:fldChar w:fldCharType="begin"/>
        </w:r>
        <w:r>
          <w:rPr>
            <w:noProof/>
            <w:webHidden/>
          </w:rPr>
          <w:instrText xml:space="preserve"> PAGEREF _Toc181306941 \h </w:instrText>
        </w:r>
        <w:r>
          <w:rPr>
            <w:noProof/>
            <w:webHidden/>
          </w:rPr>
        </w:r>
        <w:r>
          <w:rPr>
            <w:noProof/>
            <w:webHidden/>
          </w:rPr>
          <w:fldChar w:fldCharType="separate"/>
        </w:r>
        <w:r>
          <w:rPr>
            <w:noProof/>
            <w:webHidden/>
          </w:rPr>
          <w:t>16</w:t>
        </w:r>
        <w:r>
          <w:rPr>
            <w:noProof/>
            <w:webHidden/>
          </w:rPr>
          <w:fldChar w:fldCharType="end"/>
        </w:r>
      </w:hyperlink>
    </w:p>
    <w:p w14:paraId="4AEF6D37" w14:textId="4ED7A747" w:rsidR="00D663F3" w:rsidRDefault="00D663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1306942" w:history="1">
        <w:r w:rsidRPr="004327B0">
          <w:rPr>
            <w:rStyle w:val="Hyperlink"/>
            <w:noProof/>
          </w:rPr>
          <w:t>Figure 4. 2 Class diagram</w:t>
        </w:r>
        <w:r>
          <w:rPr>
            <w:noProof/>
            <w:webHidden/>
          </w:rPr>
          <w:tab/>
        </w:r>
        <w:r>
          <w:rPr>
            <w:noProof/>
            <w:webHidden/>
          </w:rPr>
          <w:fldChar w:fldCharType="begin"/>
        </w:r>
        <w:r>
          <w:rPr>
            <w:noProof/>
            <w:webHidden/>
          </w:rPr>
          <w:instrText xml:space="preserve"> PAGEREF _Toc181306942 \h </w:instrText>
        </w:r>
        <w:r>
          <w:rPr>
            <w:noProof/>
            <w:webHidden/>
          </w:rPr>
        </w:r>
        <w:r>
          <w:rPr>
            <w:noProof/>
            <w:webHidden/>
          </w:rPr>
          <w:fldChar w:fldCharType="separate"/>
        </w:r>
        <w:r>
          <w:rPr>
            <w:noProof/>
            <w:webHidden/>
          </w:rPr>
          <w:t>17</w:t>
        </w:r>
        <w:r>
          <w:rPr>
            <w:noProof/>
            <w:webHidden/>
          </w:rPr>
          <w:fldChar w:fldCharType="end"/>
        </w:r>
      </w:hyperlink>
    </w:p>
    <w:p w14:paraId="5E3DA14F" w14:textId="16146B23" w:rsidR="00D663F3" w:rsidRDefault="00D663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1306943" w:history="1">
        <w:r w:rsidRPr="004327B0">
          <w:rPr>
            <w:rStyle w:val="Hyperlink"/>
            <w:noProof/>
          </w:rPr>
          <w:t>Figure 4. 3 Entity Relationship diagram</w:t>
        </w:r>
        <w:r>
          <w:rPr>
            <w:noProof/>
            <w:webHidden/>
          </w:rPr>
          <w:tab/>
        </w:r>
        <w:r>
          <w:rPr>
            <w:noProof/>
            <w:webHidden/>
          </w:rPr>
          <w:fldChar w:fldCharType="begin"/>
        </w:r>
        <w:r>
          <w:rPr>
            <w:noProof/>
            <w:webHidden/>
          </w:rPr>
          <w:instrText xml:space="preserve"> PAGEREF _Toc181306943 \h </w:instrText>
        </w:r>
        <w:r>
          <w:rPr>
            <w:noProof/>
            <w:webHidden/>
          </w:rPr>
        </w:r>
        <w:r>
          <w:rPr>
            <w:noProof/>
            <w:webHidden/>
          </w:rPr>
          <w:fldChar w:fldCharType="separate"/>
        </w:r>
        <w:r>
          <w:rPr>
            <w:noProof/>
            <w:webHidden/>
          </w:rPr>
          <w:t>18</w:t>
        </w:r>
        <w:r>
          <w:rPr>
            <w:noProof/>
            <w:webHidden/>
          </w:rPr>
          <w:fldChar w:fldCharType="end"/>
        </w:r>
      </w:hyperlink>
    </w:p>
    <w:p w14:paraId="7D6234BA" w14:textId="2E2BADA0" w:rsidR="00D663F3" w:rsidRDefault="00D663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1306944" w:history="1">
        <w:r w:rsidRPr="004327B0">
          <w:rPr>
            <w:rStyle w:val="Hyperlink"/>
            <w:noProof/>
          </w:rPr>
          <w:t>Figure 4. 4 System sequence Diagram</w:t>
        </w:r>
        <w:r>
          <w:rPr>
            <w:noProof/>
            <w:webHidden/>
          </w:rPr>
          <w:tab/>
        </w:r>
        <w:r>
          <w:rPr>
            <w:noProof/>
            <w:webHidden/>
          </w:rPr>
          <w:fldChar w:fldCharType="begin"/>
        </w:r>
        <w:r>
          <w:rPr>
            <w:noProof/>
            <w:webHidden/>
          </w:rPr>
          <w:instrText xml:space="preserve"> PAGEREF _Toc181306944 \h </w:instrText>
        </w:r>
        <w:r>
          <w:rPr>
            <w:noProof/>
            <w:webHidden/>
          </w:rPr>
        </w:r>
        <w:r>
          <w:rPr>
            <w:noProof/>
            <w:webHidden/>
          </w:rPr>
          <w:fldChar w:fldCharType="separate"/>
        </w:r>
        <w:r>
          <w:rPr>
            <w:noProof/>
            <w:webHidden/>
          </w:rPr>
          <w:t>19</w:t>
        </w:r>
        <w:r>
          <w:rPr>
            <w:noProof/>
            <w:webHidden/>
          </w:rPr>
          <w:fldChar w:fldCharType="end"/>
        </w:r>
      </w:hyperlink>
    </w:p>
    <w:p w14:paraId="3B8DCC64" w14:textId="10E1C618" w:rsidR="00D663F3" w:rsidRDefault="00D663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1306945" w:history="1">
        <w:r w:rsidRPr="004327B0">
          <w:rPr>
            <w:rStyle w:val="Hyperlink"/>
            <w:noProof/>
          </w:rPr>
          <w:t>Figure 4. 5 Database Schema</w:t>
        </w:r>
        <w:r>
          <w:rPr>
            <w:noProof/>
            <w:webHidden/>
          </w:rPr>
          <w:tab/>
        </w:r>
        <w:r>
          <w:rPr>
            <w:noProof/>
            <w:webHidden/>
          </w:rPr>
          <w:fldChar w:fldCharType="begin"/>
        </w:r>
        <w:r>
          <w:rPr>
            <w:noProof/>
            <w:webHidden/>
          </w:rPr>
          <w:instrText xml:space="preserve"> PAGEREF _Toc181306945 \h </w:instrText>
        </w:r>
        <w:r>
          <w:rPr>
            <w:noProof/>
            <w:webHidden/>
          </w:rPr>
        </w:r>
        <w:r>
          <w:rPr>
            <w:noProof/>
            <w:webHidden/>
          </w:rPr>
          <w:fldChar w:fldCharType="separate"/>
        </w:r>
        <w:r>
          <w:rPr>
            <w:noProof/>
            <w:webHidden/>
          </w:rPr>
          <w:t>20</w:t>
        </w:r>
        <w:r>
          <w:rPr>
            <w:noProof/>
            <w:webHidden/>
          </w:rPr>
          <w:fldChar w:fldCharType="end"/>
        </w:r>
      </w:hyperlink>
    </w:p>
    <w:p w14:paraId="49E6E5E1" w14:textId="522198AD" w:rsidR="00D663F3" w:rsidRDefault="00D663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1306946" w:history="1">
        <w:r w:rsidRPr="004327B0">
          <w:rPr>
            <w:rStyle w:val="Hyperlink"/>
            <w:noProof/>
          </w:rPr>
          <w:t>Figure 4. 6 System Architecture</w:t>
        </w:r>
        <w:r>
          <w:rPr>
            <w:noProof/>
            <w:webHidden/>
          </w:rPr>
          <w:tab/>
        </w:r>
        <w:r>
          <w:rPr>
            <w:noProof/>
            <w:webHidden/>
          </w:rPr>
          <w:fldChar w:fldCharType="begin"/>
        </w:r>
        <w:r>
          <w:rPr>
            <w:noProof/>
            <w:webHidden/>
          </w:rPr>
          <w:instrText xml:space="preserve"> PAGEREF _Toc181306946 \h </w:instrText>
        </w:r>
        <w:r>
          <w:rPr>
            <w:noProof/>
            <w:webHidden/>
          </w:rPr>
        </w:r>
        <w:r>
          <w:rPr>
            <w:noProof/>
            <w:webHidden/>
          </w:rPr>
          <w:fldChar w:fldCharType="separate"/>
        </w:r>
        <w:r>
          <w:rPr>
            <w:noProof/>
            <w:webHidden/>
          </w:rPr>
          <w:t>21</w:t>
        </w:r>
        <w:r>
          <w:rPr>
            <w:noProof/>
            <w:webHidden/>
          </w:rPr>
          <w:fldChar w:fldCharType="end"/>
        </w:r>
      </w:hyperlink>
    </w:p>
    <w:p w14:paraId="3A0DC281" w14:textId="4D64C448" w:rsidR="00D663F3" w:rsidRDefault="00D663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1306947" w:history="1">
        <w:r w:rsidRPr="004327B0">
          <w:rPr>
            <w:rStyle w:val="Hyperlink"/>
            <w:noProof/>
          </w:rPr>
          <w:t>Figure 4. 7 Wireframe Homepage</w:t>
        </w:r>
        <w:r>
          <w:rPr>
            <w:noProof/>
            <w:webHidden/>
          </w:rPr>
          <w:tab/>
        </w:r>
        <w:r>
          <w:rPr>
            <w:noProof/>
            <w:webHidden/>
          </w:rPr>
          <w:fldChar w:fldCharType="begin"/>
        </w:r>
        <w:r>
          <w:rPr>
            <w:noProof/>
            <w:webHidden/>
          </w:rPr>
          <w:instrText xml:space="preserve"> PAGEREF _Toc181306947 \h </w:instrText>
        </w:r>
        <w:r>
          <w:rPr>
            <w:noProof/>
            <w:webHidden/>
          </w:rPr>
        </w:r>
        <w:r>
          <w:rPr>
            <w:noProof/>
            <w:webHidden/>
          </w:rPr>
          <w:fldChar w:fldCharType="separate"/>
        </w:r>
        <w:r>
          <w:rPr>
            <w:noProof/>
            <w:webHidden/>
          </w:rPr>
          <w:t>22</w:t>
        </w:r>
        <w:r>
          <w:rPr>
            <w:noProof/>
            <w:webHidden/>
          </w:rPr>
          <w:fldChar w:fldCharType="end"/>
        </w:r>
      </w:hyperlink>
    </w:p>
    <w:p w14:paraId="3CEB9991" w14:textId="6E859EE8" w:rsidR="00D663F3" w:rsidRDefault="00D663F3">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81306948" w:history="1">
        <w:r w:rsidRPr="004327B0">
          <w:rPr>
            <w:rStyle w:val="Hyperlink"/>
            <w:noProof/>
          </w:rPr>
          <w:t>Figure 4. 8 Wireframe patient</w:t>
        </w:r>
        <w:r>
          <w:rPr>
            <w:noProof/>
            <w:webHidden/>
          </w:rPr>
          <w:tab/>
        </w:r>
        <w:r>
          <w:rPr>
            <w:noProof/>
            <w:webHidden/>
          </w:rPr>
          <w:fldChar w:fldCharType="begin"/>
        </w:r>
        <w:r>
          <w:rPr>
            <w:noProof/>
            <w:webHidden/>
          </w:rPr>
          <w:instrText xml:space="preserve"> PAGEREF _Toc181306948 \h </w:instrText>
        </w:r>
        <w:r>
          <w:rPr>
            <w:noProof/>
            <w:webHidden/>
          </w:rPr>
        </w:r>
        <w:r>
          <w:rPr>
            <w:noProof/>
            <w:webHidden/>
          </w:rPr>
          <w:fldChar w:fldCharType="separate"/>
        </w:r>
        <w:r>
          <w:rPr>
            <w:noProof/>
            <w:webHidden/>
          </w:rPr>
          <w:t>22</w:t>
        </w:r>
        <w:r>
          <w:rPr>
            <w:noProof/>
            <w:webHidden/>
          </w:rPr>
          <w:fldChar w:fldCharType="end"/>
        </w:r>
      </w:hyperlink>
    </w:p>
    <w:p w14:paraId="54781668" w14:textId="356F2D30" w:rsidR="00EE3317" w:rsidRDefault="00D663F3" w:rsidP="00EE3317">
      <w:pPr>
        <w:rPr>
          <w:rFonts w:ascii="Times New Roman" w:eastAsia="Times New Roman" w:hAnsi="Times New Roman" w:cs="Times New Roman"/>
          <w:sz w:val="24"/>
          <w:szCs w:val="24"/>
        </w:rPr>
        <w:sectPr w:rsidR="00EE3317" w:rsidSect="00CD60F5">
          <w:pgSz w:w="12240" w:h="15840"/>
          <w:pgMar w:top="1440" w:right="1440" w:bottom="1440" w:left="1440" w:header="720" w:footer="720" w:gutter="0"/>
          <w:pgNumType w:fmt="lowerRoman" w:start="2"/>
          <w:cols w:space="720"/>
        </w:sectPr>
      </w:pPr>
      <w:r>
        <w:rPr>
          <w:rFonts w:ascii="Times New Roman" w:eastAsia="Times New Roman" w:hAnsi="Times New Roman" w:cs="Times New Roman"/>
          <w:sz w:val="24"/>
          <w:szCs w:val="24"/>
        </w:rPr>
        <w:fldChar w:fldCharType="end"/>
      </w:r>
    </w:p>
    <w:p w14:paraId="1E008633" w14:textId="77777777" w:rsidR="00EE3317" w:rsidRDefault="00EE3317" w:rsidP="0034241E">
      <w:pPr>
        <w:pStyle w:val="Heading1"/>
      </w:pPr>
      <w:bookmarkStart w:id="342" w:name="_2et92p0" w:colFirst="0" w:colLast="0"/>
      <w:bookmarkStart w:id="343" w:name="_Toc184632618"/>
      <w:bookmarkEnd w:id="342"/>
      <w:r>
        <w:lastRenderedPageBreak/>
        <w:t>Chapter 1: Introduction</w:t>
      </w:r>
      <w:bookmarkEnd w:id="343"/>
    </w:p>
    <w:p w14:paraId="15291405" w14:textId="77777777" w:rsidR="00EE3317" w:rsidRDefault="00EE3317" w:rsidP="00EE3317">
      <w:pPr>
        <w:pStyle w:val="Heading2"/>
        <w:rPr>
          <w:rFonts w:ascii="Times New Roman" w:eastAsia="Times New Roman" w:hAnsi="Times New Roman" w:cs="Times New Roman"/>
          <w:color w:val="000000"/>
          <w:sz w:val="24"/>
          <w:szCs w:val="24"/>
        </w:rPr>
      </w:pPr>
      <w:bookmarkStart w:id="344" w:name="_tyjcwt" w:colFirst="0" w:colLast="0"/>
      <w:bookmarkStart w:id="345" w:name="_Toc184632619"/>
      <w:bookmarkEnd w:id="344"/>
      <w:r>
        <w:rPr>
          <w:rFonts w:ascii="Times New Roman" w:eastAsia="Times New Roman" w:hAnsi="Times New Roman" w:cs="Times New Roman"/>
          <w:color w:val="000000"/>
          <w:sz w:val="24"/>
          <w:szCs w:val="24"/>
        </w:rPr>
        <w:t>1.1 Background</w:t>
      </w:r>
      <w:bookmarkEnd w:id="345"/>
      <w:r>
        <w:rPr>
          <w:rFonts w:ascii="Times New Roman" w:eastAsia="Times New Roman" w:hAnsi="Times New Roman" w:cs="Times New Roman"/>
          <w:color w:val="000000"/>
          <w:sz w:val="24"/>
          <w:szCs w:val="24"/>
        </w:rPr>
        <w:t xml:space="preserve"> </w:t>
      </w:r>
    </w:p>
    <w:p w14:paraId="3E78CB48" w14:textId="78B76D36" w:rsidR="00E07443" w:rsidRDefault="001F66E9" w:rsidP="001F66E9">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6E50C5" w:rsidRPr="006E50C5">
        <w:rPr>
          <w:rFonts w:ascii="Times New Roman" w:eastAsia="Times New Roman" w:hAnsi="Times New Roman" w:cs="Times New Roman"/>
          <w:sz w:val="24"/>
          <w:szCs w:val="24"/>
          <w:lang w:val="en-US"/>
        </w:rPr>
        <w:t xml:space="preserve">Because of an increasing population and a shortage of medical officers, accessing healthcare services is becoming more and more challenging. This problem is made worse by the UNDP's estimate that 400 million people lack access to basic healthcare, and 1.6 billion people reside in unstable environments with protracted crises and inadequate national health capacities </w:t>
      </w:r>
      <w:sdt>
        <w:sdtPr>
          <w:rPr>
            <w:rFonts w:ascii="Times New Roman" w:eastAsia="Times New Roman" w:hAnsi="Times New Roman" w:cs="Times New Roman"/>
            <w:sz w:val="24"/>
            <w:szCs w:val="24"/>
            <w:lang w:val="en-US"/>
          </w:rPr>
          <w:id w:val="-1358047214"/>
          <w:citation/>
        </w:sdtPr>
        <w:sdtEndPr/>
        <w:sdtContent>
          <w:r w:rsidR="0062343B">
            <w:rPr>
              <w:rFonts w:ascii="Times New Roman" w:eastAsia="Times New Roman" w:hAnsi="Times New Roman" w:cs="Times New Roman"/>
              <w:sz w:val="24"/>
              <w:szCs w:val="24"/>
              <w:lang w:val="en-US"/>
            </w:rPr>
            <w:fldChar w:fldCharType="begin"/>
          </w:r>
          <w:r w:rsidR="0062343B">
            <w:rPr>
              <w:rFonts w:ascii="Times New Roman" w:eastAsia="Times New Roman" w:hAnsi="Times New Roman" w:cs="Times New Roman"/>
              <w:sz w:val="24"/>
              <w:szCs w:val="24"/>
              <w:lang w:val="en-US"/>
            </w:rPr>
            <w:instrText xml:space="preserve"> CITATION Sus \l 1033 </w:instrText>
          </w:r>
          <w:r w:rsidR="0062343B">
            <w:rPr>
              <w:rFonts w:ascii="Times New Roman" w:eastAsia="Times New Roman" w:hAnsi="Times New Roman" w:cs="Times New Roman"/>
              <w:sz w:val="24"/>
              <w:szCs w:val="24"/>
              <w:lang w:val="en-US"/>
            </w:rPr>
            <w:fldChar w:fldCharType="separate"/>
          </w:r>
          <w:r w:rsidR="0062343B" w:rsidRPr="0062343B">
            <w:rPr>
              <w:rFonts w:ascii="Times New Roman" w:eastAsia="Times New Roman" w:hAnsi="Times New Roman" w:cs="Times New Roman"/>
              <w:noProof/>
              <w:sz w:val="24"/>
              <w:szCs w:val="24"/>
              <w:lang w:val="en-US"/>
            </w:rPr>
            <w:t>(https://www.undp.org/sustainable-development-goals/good-health)</w:t>
          </w:r>
          <w:r w:rsidR="0062343B">
            <w:rPr>
              <w:rFonts w:ascii="Times New Roman" w:eastAsia="Times New Roman" w:hAnsi="Times New Roman" w:cs="Times New Roman"/>
              <w:sz w:val="24"/>
              <w:szCs w:val="24"/>
              <w:lang w:val="en-US"/>
            </w:rPr>
            <w:fldChar w:fldCharType="end"/>
          </w:r>
        </w:sdtContent>
      </w:sdt>
      <w:r w:rsidR="006E50C5" w:rsidRPr="006E50C5">
        <w:rPr>
          <w:rFonts w:ascii="Times New Roman" w:eastAsia="Times New Roman" w:hAnsi="Times New Roman" w:cs="Times New Roman"/>
          <w:sz w:val="24"/>
          <w:szCs w:val="24"/>
          <w:lang w:val="en-US"/>
        </w:rPr>
        <w:t>. The World Health Organization (WHO) reports that half of the world's population does not have complete access to basic health services, underscoring the urgent need to increase healthcare accessibility.</w:t>
      </w:r>
    </w:p>
    <w:p w14:paraId="58CEF9C9" w14:textId="4267F205" w:rsidR="00273925" w:rsidRPr="00273925" w:rsidRDefault="00273925" w:rsidP="001F66E9">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273925">
        <w:rPr>
          <w:rFonts w:ascii="Times New Roman" w:eastAsia="Times New Roman" w:hAnsi="Times New Roman" w:cs="Times New Roman"/>
          <w:sz w:val="24"/>
          <w:szCs w:val="24"/>
          <w:lang w:val="en-US"/>
        </w:rPr>
        <w:t xml:space="preserve">Neglecting this problem might have serious repercussions, such as increased death rates, shortened life expectancies, and insufficient reactions to medical crises like COVID-19 outbreaks. The need of bolstering health systems is further highlighted by the International Health Regulations, 2005, which use a grading system to assess a nation's readiness for medical emergencies. In order to address the issues of </w:t>
      </w:r>
      <w:proofErr w:type="gramStart"/>
      <w:r w:rsidR="00E52CD4" w:rsidRPr="00273925">
        <w:rPr>
          <w:rFonts w:ascii="Times New Roman" w:eastAsia="Times New Roman" w:hAnsi="Times New Roman" w:cs="Times New Roman"/>
          <w:sz w:val="24"/>
          <w:szCs w:val="24"/>
          <w:lang w:val="en-US"/>
        </w:rPr>
        <w:t>staff</w:t>
      </w:r>
      <w:proofErr w:type="gramEnd"/>
      <w:r w:rsidRPr="00273925">
        <w:rPr>
          <w:rFonts w:ascii="Times New Roman" w:eastAsia="Times New Roman" w:hAnsi="Times New Roman" w:cs="Times New Roman"/>
          <w:sz w:val="24"/>
          <w:szCs w:val="24"/>
          <w:lang w:val="en-US"/>
        </w:rPr>
        <w:t xml:space="preserve"> shortages brought on by migration and other causes, the WHO Regional Office for Africa has established the African Health Workforce Investment Charter to raise funds for improving the continent's health workforce</w:t>
      </w:r>
      <w:sdt>
        <w:sdtPr>
          <w:rPr>
            <w:rFonts w:ascii="Times New Roman" w:eastAsia="Times New Roman" w:hAnsi="Times New Roman" w:cs="Times New Roman"/>
            <w:sz w:val="24"/>
            <w:szCs w:val="24"/>
            <w:lang w:val="en-US"/>
          </w:rPr>
          <w:id w:val="1749536001"/>
          <w:citation/>
        </w:sdtPr>
        <w:sdtEndPr/>
        <w:sdtContent>
          <w:r w:rsidR="008030AE">
            <w:rPr>
              <w:rFonts w:ascii="Times New Roman" w:eastAsia="Times New Roman" w:hAnsi="Times New Roman" w:cs="Times New Roman"/>
              <w:sz w:val="24"/>
              <w:szCs w:val="24"/>
              <w:lang w:val="en-US"/>
            </w:rPr>
            <w:fldChar w:fldCharType="begin"/>
          </w:r>
          <w:r w:rsidR="008030AE">
            <w:rPr>
              <w:rFonts w:ascii="Times New Roman" w:eastAsia="Times New Roman" w:hAnsi="Times New Roman" w:cs="Times New Roman"/>
              <w:sz w:val="24"/>
              <w:szCs w:val="24"/>
              <w:lang w:val="en-US"/>
            </w:rPr>
            <w:instrText xml:space="preserve"> CITATION Afr \l 1033 </w:instrText>
          </w:r>
          <w:r w:rsidR="008030AE">
            <w:rPr>
              <w:rFonts w:ascii="Times New Roman" w:eastAsia="Times New Roman" w:hAnsi="Times New Roman" w:cs="Times New Roman"/>
              <w:sz w:val="24"/>
              <w:szCs w:val="24"/>
              <w:lang w:val="en-US"/>
            </w:rPr>
            <w:fldChar w:fldCharType="separate"/>
          </w:r>
          <w:r w:rsidR="008030AE">
            <w:rPr>
              <w:rFonts w:ascii="Times New Roman" w:eastAsia="Times New Roman" w:hAnsi="Times New Roman" w:cs="Times New Roman"/>
              <w:noProof/>
              <w:sz w:val="24"/>
              <w:szCs w:val="24"/>
              <w:lang w:val="en-US"/>
            </w:rPr>
            <w:t xml:space="preserve"> </w:t>
          </w:r>
          <w:r w:rsidR="008030AE" w:rsidRPr="008030AE">
            <w:rPr>
              <w:rFonts w:ascii="Times New Roman" w:eastAsia="Times New Roman" w:hAnsi="Times New Roman" w:cs="Times New Roman"/>
              <w:noProof/>
              <w:sz w:val="24"/>
              <w:szCs w:val="24"/>
              <w:lang w:val="en-US"/>
            </w:rPr>
            <w:t>(Africa health workforce investment forum. (2024)</w:t>
          </w:r>
          <w:r w:rsidR="008030AE">
            <w:rPr>
              <w:rFonts w:ascii="Times New Roman" w:eastAsia="Times New Roman" w:hAnsi="Times New Roman" w:cs="Times New Roman"/>
              <w:sz w:val="24"/>
              <w:szCs w:val="24"/>
              <w:lang w:val="en-US"/>
            </w:rPr>
            <w:fldChar w:fldCharType="end"/>
          </w:r>
        </w:sdtContent>
      </w:sdt>
      <w:r w:rsidR="008030AE">
        <w:rPr>
          <w:rFonts w:ascii="Times New Roman" w:eastAsia="Times New Roman" w:hAnsi="Times New Roman" w:cs="Times New Roman"/>
          <w:sz w:val="24"/>
          <w:szCs w:val="24"/>
          <w:lang w:val="en-US"/>
        </w:rPr>
        <w:t>.</w:t>
      </w:r>
    </w:p>
    <w:p w14:paraId="33C6B512" w14:textId="5EE7DF54" w:rsidR="00C30251" w:rsidRPr="00C30251" w:rsidRDefault="001F66E9" w:rsidP="001F66E9">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C30251" w:rsidRPr="00C30251">
        <w:rPr>
          <w:rFonts w:ascii="Times New Roman" w:eastAsia="Times New Roman" w:hAnsi="Times New Roman" w:cs="Times New Roman"/>
          <w:sz w:val="24"/>
          <w:szCs w:val="24"/>
          <w:lang w:val="en-US"/>
        </w:rPr>
        <w:t>Residents of underserved areas are the groups most impacted by this issue, as their health outcomes are directly impacted by their limited access to medical experts and facilities. This condition worsens already-existing health inequities, especially in low-income communities, and puts obstacles in the way of prompt treatment. The health situation is expected to intensify and endanger more lives if these problems are not resolved.</w:t>
      </w:r>
    </w:p>
    <w:p w14:paraId="12E392A0" w14:textId="094B7F2F" w:rsidR="007302B4" w:rsidRPr="001F66E9" w:rsidRDefault="001F66E9" w:rsidP="001F66E9">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1F66E9">
        <w:rPr>
          <w:rFonts w:ascii="Times New Roman" w:eastAsia="Times New Roman" w:hAnsi="Times New Roman" w:cs="Times New Roman"/>
          <w:sz w:val="24"/>
          <w:szCs w:val="24"/>
          <w:lang w:val="en-US"/>
        </w:rPr>
        <w:t>In order to address these issues, I suggest creating a web</w:t>
      </w:r>
      <w:r w:rsidR="00FB532B">
        <w:rPr>
          <w:rFonts w:ascii="Times New Roman" w:eastAsia="Times New Roman" w:hAnsi="Times New Roman" w:cs="Times New Roman"/>
          <w:sz w:val="24"/>
          <w:szCs w:val="24"/>
          <w:lang w:val="en-US"/>
        </w:rPr>
        <w:t>-based platform</w:t>
      </w:r>
      <w:r w:rsidRPr="001F66E9">
        <w:rPr>
          <w:rFonts w:ascii="Times New Roman" w:eastAsia="Times New Roman" w:hAnsi="Times New Roman" w:cs="Times New Roman"/>
          <w:sz w:val="24"/>
          <w:szCs w:val="24"/>
          <w:lang w:val="en-US"/>
        </w:rPr>
        <w:t xml:space="preserve"> that will help patients and doctors communicate while also offering informational materials about a range of illnesses and their symptoms. By making healthcare information and services more accessible, this platform hopes to help underprivileged groups achieve better health outcomes.</w:t>
      </w:r>
      <w:bookmarkStart w:id="346" w:name="_3dy6vkm" w:colFirst="0" w:colLast="0"/>
      <w:bookmarkEnd w:id="346"/>
      <w:r w:rsidR="007302B4">
        <w:rPr>
          <w:b/>
          <w:color w:val="4F81BD"/>
          <w:sz w:val="18"/>
          <w:szCs w:val="18"/>
        </w:rPr>
        <w:br w:type="page"/>
      </w:r>
    </w:p>
    <w:p w14:paraId="294E04AC" w14:textId="77777777" w:rsidR="00EE3317" w:rsidRDefault="00EE3317" w:rsidP="00EE3317">
      <w:bookmarkStart w:id="347" w:name="_1t3h5sf" w:colFirst="0" w:colLast="0"/>
      <w:bookmarkEnd w:id="347"/>
    </w:p>
    <w:p w14:paraId="31160231" w14:textId="77777777" w:rsidR="00EE3317" w:rsidRDefault="00EE3317" w:rsidP="00EE3317">
      <w:pPr>
        <w:pStyle w:val="Heading2"/>
        <w:rPr>
          <w:rFonts w:ascii="Times New Roman" w:eastAsia="Times New Roman" w:hAnsi="Times New Roman" w:cs="Times New Roman"/>
          <w:color w:val="000000"/>
          <w:sz w:val="24"/>
          <w:szCs w:val="24"/>
        </w:rPr>
      </w:pPr>
      <w:bookmarkStart w:id="348" w:name="_4d34og8" w:colFirst="0" w:colLast="0"/>
      <w:bookmarkStart w:id="349" w:name="_Toc184632620"/>
      <w:bookmarkEnd w:id="348"/>
      <w:r>
        <w:rPr>
          <w:rFonts w:ascii="Times New Roman" w:eastAsia="Times New Roman" w:hAnsi="Times New Roman" w:cs="Times New Roman"/>
          <w:color w:val="000000"/>
          <w:sz w:val="24"/>
          <w:szCs w:val="24"/>
        </w:rPr>
        <w:t>1.2 Problem Statement</w:t>
      </w:r>
      <w:bookmarkEnd w:id="349"/>
    </w:p>
    <w:p w14:paraId="6C898BA6" w14:textId="532FEDA9" w:rsidR="00B43AB6" w:rsidRPr="00B43AB6" w:rsidRDefault="009536A9" w:rsidP="00A670C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815B7" w:rsidRPr="009815B7">
        <w:rPr>
          <w:rFonts w:ascii="Times New Roman" w:hAnsi="Times New Roman" w:cs="Times New Roman"/>
          <w:sz w:val="24"/>
          <w:szCs w:val="24"/>
          <w:lang w:val="en-US"/>
        </w:rPr>
        <w:t>Patients should have easy access to healthcare, including the ability to visit a hospital promptly, get tested, see specialists, and get medication at a reasonable cost. The situation is far from perfect, though. According to research, patients frequently have to wait a long time for testing and results, which can take anywhere from 30 to an hour, depending on the test type</w:t>
      </w:r>
      <w:r w:rsidR="00D14F0B">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009797378"/>
          <w:citation/>
        </w:sdtPr>
        <w:sdtEndPr/>
        <w:sdtContent>
          <w:r w:rsidR="0062343B">
            <w:rPr>
              <w:rFonts w:ascii="Times New Roman" w:hAnsi="Times New Roman" w:cs="Times New Roman"/>
              <w:sz w:val="24"/>
              <w:szCs w:val="24"/>
              <w:lang w:val="en-US"/>
            </w:rPr>
            <w:fldChar w:fldCharType="begin"/>
          </w:r>
          <w:r w:rsidR="0062343B">
            <w:rPr>
              <w:rFonts w:ascii="Times New Roman" w:hAnsi="Times New Roman" w:cs="Times New Roman"/>
              <w:sz w:val="24"/>
              <w:szCs w:val="24"/>
              <w:lang w:val="en-US"/>
            </w:rPr>
            <w:instrText xml:space="preserve"> CITATION htt \l 1033 </w:instrText>
          </w:r>
          <w:r w:rsidR="0062343B">
            <w:rPr>
              <w:rFonts w:ascii="Times New Roman" w:hAnsi="Times New Roman" w:cs="Times New Roman"/>
              <w:sz w:val="24"/>
              <w:szCs w:val="24"/>
              <w:lang w:val="en-US"/>
            </w:rPr>
            <w:fldChar w:fldCharType="separate"/>
          </w:r>
          <w:r w:rsidR="0062343B" w:rsidRPr="0062343B">
            <w:rPr>
              <w:rFonts w:ascii="Times New Roman" w:hAnsi="Times New Roman" w:cs="Times New Roman"/>
              <w:noProof/>
              <w:sz w:val="24"/>
              <w:szCs w:val="24"/>
              <w:lang w:val="en-US"/>
            </w:rPr>
            <w:t>(https://scholar.google.com/scholar?hl=en&amp;as_sdt=0%2C5&amp;q=long+patient+test+results+time&amp;btnG=)</w:t>
          </w:r>
          <w:r w:rsidR="0062343B">
            <w:rPr>
              <w:rFonts w:ascii="Times New Roman" w:hAnsi="Times New Roman" w:cs="Times New Roman"/>
              <w:sz w:val="24"/>
              <w:szCs w:val="24"/>
              <w:lang w:val="en-US"/>
            </w:rPr>
            <w:fldChar w:fldCharType="end"/>
          </w:r>
        </w:sdtContent>
      </w:sdt>
      <w:r w:rsidR="009815B7" w:rsidRPr="009815B7">
        <w:rPr>
          <w:rFonts w:ascii="Times New Roman" w:hAnsi="Times New Roman" w:cs="Times New Roman"/>
          <w:sz w:val="24"/>
          <w:szCs w:val="24"/>
          <w:lang w:val="en-US"/>
        </w:rPr>
        <w:t xml:space="preserve">. In addition to decreasing the effectiveness of care, these delays exacerbate patient annoyance. The World Health Organization states that one of the most important components of a functioning health system is access to healthcare. Inefficiencies in this process can result in lower health outcomes, particularly for patients who need prompt interventions </w:t>
      </w:r>
      <w:sdt>
        <w:sdtPr>
          <w:rPr>
            <w:rFonts w:ascii="Times New Roman" w:hAnsi="Times New Roman" w:cs="Times New Roman"/>
            <w:sz w:val="24"/>
            <w:szCs w:val="24"/>
            <w:lang w:val="en-US"/>
          </w:rPr>
          <w:id w:val="1627593278"/>
          <w:citation/>
        </w:sdtPr>
        <w:sdtEndPr/>
        <w:sdtContent>
          <w:r w:rsidR="000D1F9A">
            <w:rPr>
              <w:rFonts w:ascii="Times New Roman" w:hAnsi="Times New Roman" w:cs="Times New Roman"/>
              <w:sz w:val="24"/>
              <w:szCs w:val="24"/>
              <w:lang w:val="en-US"/>
            </w:rPr>
            <w:fldChar w:fldCharType="begin"/>
          </w:r>
          <w:r w:rsidR="000D1F9A">
            <w:rPr>
              <w:rFonts w:ascii="Times New Roman" w:hAnsi="Times New Roman" w:cs="Times New Roman"/>
              <w:sz w:val="24"/>
              <w:szCs w:val="24"/>
              <w:lang w:val="en-US"/>
            </w:rPr>
            <w:instrText xml:space="preserve"> CITATION Afr \l 1033 </w:instrText>
          </w:r>
          <w:r w:rsidR="000D1F9A">
            <w:rPr>
              <w:rFonts w:ascii="Times New Roman" w:hAnsi="Times New Roman" w:cs="Times New Roman"/>
              <w:sz w:val="24"/>
              <w:szCs w:val="24"/>
              <w:lang w:val="en-US"/>
            </w:rPr>
            <w:fldChar w:fldCharType="separate"/>
          </w:r>
          <w:r w:rsidR="000D1F9A" w:rsidRPr="000D1F9A">
            <w:rPr>
              <w:rFonts w:ascii="Times New Roman" w:hAnsi="Times New Roman" w:cs="Times New Roman"/>
              <w:noProof/>
              <w:sz w:val="24"/>
              <w:szCs w:val="24"/>
              <w:lang w:val="en-US"/>
            </w:rPr>
            <w:t>(Africa health workforce investment forum. (2024)</w:t>
          </w:r>
          <w:r w:rsidR="000D1F9A">
            <w:rPr>
              <w:rFonts w:ascii="Times New Roman" w:hAnsi="Times New Roman" w:cs="Times New Roman"/>
              <w:sz w:val="24"/>
              <w:szCs w:val="24"/>
              <w:lang w:val="en-US"/>
            </w:rPr>
            <w:fldChar w:fldCharType="end"/>
          </w:r>
        </w:sdtContent>
      </w:sdt>
      <w:r w:rsidR="009815B7" w:rsidRPr="009815B7">
        <w:rPr>
          <w:rFonts w:ascii="Times New Roman" w:hAnsi="Times New Roman" w:cs="Times New Roman"/>
          <w:sz w:val="24"/>
          <w:szCs w:val="24"/>
          <w:lang w:val="en-US"/>
        </w:rPr>
        <w:t>.</w:t>
      </w:r>
      <w:r w:rsidR="00B43AB6">
        <w:rPr>
          <w:rFonts w:ascii="Times New Roman" w:hAnsi="Times New Roman" w:cs="Times New Roman"/>
          <w:sz w:val="24"/>
          <w:szCs w:val="24"/>
          <w:lang w:val="en-US"/>
        </w:rPr>
        <w:t xml:space="preserve"> </w:t>
      </w:r>
      <w:r w:rsidR="00B43AB6" w:rsidRPr="00B43AB6">
        <w:rPr>
          <w:rFonts w:ascii="Times New Roman" w:hAnsi="Times New Roman" w:cs="Times New Roman"/>
          <w:sz w:val="24"/>
          <w:szCs w:val="24"/>
          <w:lang w:val="en-US"/>
        </w:rPr>
        <w:t>People with chronic illnesses or those living in remote locations are disproportionately affected by this problem since they encounter more obstacles getting timely medicines or contacting specialists.</w:t>
      </w:r>
    </w:p>
    <w:p w14:paraId="11C1A828" w14:textId="275224BA" w:rsidR="00EE3317" w:rsidRPr="00905569" w:rsidRDefault="009536A9" w:rsidP="00A670C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F4573C" w:rsidRPr="00F4573C">
        <w:rPr>
          <w:rFonts w:ascii="Times New Roman" w:hAnsi="Times New Roman" w:cs="Times New Roman"/>
          <w:sz w:val="24"/>
          <w:szCs w:val="24"/>
          <w:lang w:val="en-US"/>
        </w:rPr>
        <w:t>The availability of specialists is a significant obstacle, frequently requiring patients to reschedule appointments because of scheduling conflicts. These schedule conflicts, when coupled with prescription shortages or the requirement for special orders, further postpone treatments</w:t>
      </w:r>
      <w:r w:rsidR="007B01C5">
        <w:rPr>
          <w:rFonts w:ascii="Times New Roman" w:hAnsi="Times New Roman" w:cs="Times New Roman"/>
          <w:sz w:val="24"/>
          <w:szCs w:val="24"/>
          <w:lang w:val="en-US"/>
        </w:rPr>
        <w:t xml:space="preserve">. </w:t>
      </w:r>
      <w:r w:rsidR="00F4573C" w:rsidRPr="00F4573C">
        <w:rPr>
          <w:rFonts w:ascii="Times New Roman" w:hAnsi="Times New Roman" w:cs="Times New Roman"/>
          <w:sz w:val="24"/>
          <w:szCs w:val="24"/>
          <w:lang w:val="en-US"/>
        </w:rPr>
        <w:t>Patients are unable to get care when they need it most because of this inefficient cycle. The development of digital health platforms is one suggested remedy that has the backing of numerous healthcare industry stakeholders. These systems could facilitate online consultations to determine whether a physical visit is required, expedite appointment scheduling based on specialist availability and geography, and allow patients to acquire medications online with delivery options when available</w:t>
      </w:r>
      <w:r w:rsidR="00BA33D0">
        <w:rPr>
          <w:rFonts w:ascii="Times New Roman" w:hAnsi="Times New Roman" w:cs="Times New Roman"/>
          <w:sz w:val="24"/>
          <w:szCs w:val="24"/>
          <w:lang w:val="en-US"/>
        </w:rPr>
        <w:t>.</w:t>
      </w:r>
    </w:p>
    <w:p w14:paraId="40FFCEF9" w14:textId="6EB585D5" w:rsidR="00EE3317" w:rsidRPr="00A37EE2" w:rsidRDefault="00EE3317" w:rsidP="00A37EE2">
      <w:pPr>
        <w:pStyle w:val="Heading2"/>
        <w:rPr>
          <w:rFonts w:ascii="Times New Roman" w:eastAsia="Times New Roman" w:hAnsi="Times New Roman" w:cs="Times New Roman"/>
          <w:color w:val="000000"/>
          <w:sz w:val="24"/>
          <w:szCs w:val="24"/>
        </w:rPr>
      </w:pPr>
      <w:bookmarkStart w:id="350" w:name="_2s8eyo1" w:colFirst="0" w:colLast="0"/>
      <w:bookmarkStart w:id="351" w:name="_Toc184632621"/>
      <w:bookmarkEnd w:id="350"/>
      <w:r>
        <w:rPr>
          <w:rFonts w:ascii="Times New Roman" w:eastAsia="Times New Roman" w:hAnsi="Times New Roman" w:cs="Times New Roman"/>
          <w:color w:val="000000"/>
          <w:sz w:val="24"/>
          <w:szCs w:val="24"/>
        </w:rPr>
        <w:t xml:space="preserve">1.3 </w:t>
      </w:r>
      <w:r w:rsidR="005C19F6">
        <w:rPr>
          <w:rFonts w:ascii="Times New Roman" w:eastAsia="Times New Roman" w:hAnsi="Times New Roman" w:cs="Times New Roman"/>
          <w:color w:val="000000"/>
          <w:sz w:val="24"/>
          <w:szCs w:val="24"/>
        </w:rPr>
        <w:t xml:space="preserve">General </w:t>
      </w:r>
      <w:r>
        <w:rPr>
          <w:rFonts w:ascii="Times New Roman" w:eastAsia="Times New Roman" w:hAnsi="Times New Roman" w:cs="Times New Roman"/>
          <w:color w:val="000000"/>
          <w:sz w:val="24"/>
          <w:szCs w:val="24"/>
        </w:rPr>
        <w:t>Aim</w:t>
      </w:r>
      <w:bookmarkEnd w:id="351"/>
      <w:r>
        <w:rPr>
          <w:rFonts w:ascii="Times New Roman" w:eastAsia="Times New Roman" w:hAnsi="Times New Roman" w:cs="Times New Roman"/>
          <w:color w:val="000000"/>
          <w:sz w:val="24"/>
          <w:szCs w:val="24"/>
        </w:rPr>
        <w:t xml:space="preserve"> </w:t>
      </w:r>
    </w:p>
    <w:p w14:paraId="0420396C" w14:textId="6E2413AC" w:rsidR="00EE3317" w:rsidRPr="00A37EE2" w:rsidRDefault="009536A9" w:rsidP="00A37E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E3317" w:rsidRPr="001A73AB">
        <w:rPr>
          <w:rFonts w:ascii="Times New Roman" w:eastAsia="Times New Roman" w:hAnsi="Times New Roman" w:cs="Times New Roman"/>
          <w:sz w:val="24"/>
          <w:szCs w:val="24"/>
        </w:rPr>
        <w:t>To create</w:t>
      </w:r>
      <w:r w:rsidR="00E62D86">
        <w:rPr>
          <w:rFonts w:ascii="Times New Roman" w:eastAsia="Times New Roman" w:hAnsi="Times New Roman" w:cs="Times New Roman"/>
          <w:sz w:val="24"/>
          <w:szCs w:val="24"/>
        </w:rPr>
        <w:t xml:space="preserve"> a web-based system</w:t>
      </w:r>
      <w:r w:rsidR="00EE3317" w:rsidRPr="001A73AB">
        <w:rPr>
          <w:rFonts w:ascii="Times New Roman" w:eastAsia="Times New Roman" w:hAnsi="Times New Roman" w:cs="Times New Roman"/>
          <w:sz w:val="24"/>
          <w:szCs w:val="24"/>
        </w:rPr>
        <w:t xml:space="preserve"> </w:t>
      </w:r>
      <w:r w:rsidR="00E570E3">
        <w:rPr>
          <w:rFonts w:ascii="Times New Roman" w:eastAsia="Times New Roman" w:hAnsi="Times New Roman" w:cs="Times New Roman"/>
          <w:sz w:val="24"/>
          <w:szCs w:val="24"/>
        </w:rPr>
        <w:t>t</w:t>
      </w:r>
      <w:r w:rsidR="00EE3317" w:rsidRPr="001A73AB">
        <w:rPr>
          <w:rFonts w:ascii="Times New Roman" w:eastAsia="Times New Roman" w:hAnsi="Times New Roman" w:cs="Times New Roman"/>
          <w:sz w:val="24"/>
          <w:szCs w:val="24"/>
        </w:rPr>
        <w:t xml:space="preserve">o </w:t>
      </w:r>
      <w:r w:rsidR="00E570E3">
        <w:rPr>
          <w:rFonts w:ascii="Times New Roman" w:eastAsia="Times New Roman" w:hAnsi="Times New Roman" w:cs="Times New Roman"/>
          <w:sz w:val="24"/>
          <w:szCs w:val="24"/>
        </w:rPr>
        <w:t>ease</w:t>
      </w:r>
      <w:r w:rsidR="00C336DB">
        <w:rPr>
          <w:rFonts w:ascii="Times New Roman" w:eastAsia="Times New Roman" w:hAnsi="Times New Roman" w:cs="Times New Roman"/>
          <w:sz w:val="24"/>
          <w:szCs w:val="24"/>
        </w:rPr>
        <w:t xml:space="preserve"> patient doctor </w:t>
      </w:r>
      <w:r w:rsidR="004B2981">
        <w:rPr>
          <w:rFonts w:ascii="Times New Roman" w:eastAsia="Times New Roman" w:hAnsi="Times New Roman" w:cs="Times New Roman"/>
          <w:sz w:val="24"/>
          <w:szCs w:val="24"/>
        </w:rPr>
        <w:t>interaction through online conversations</w:t>
      </w:r>
      <w:r w:rsidR="008711DA">
        <w:rPr>
          <w:rFonts w:ascii="Times New Roman" w:eastAsia="Times New Roman" w:hAnsi="Times New Roman" w:cs="Times New Roman"/>
          <w:sz w:val="24"/>
          <w:szCs w:val="24"/>
        </w:rPr>
        <w:t>.</w:t>
      </w:r>
    </w:p>
    <w:p w14:paraId="6347A80B" w14:textId="77777777" w:rsidR="00EE3317" w:rsidRDefault="00EE3317" w:rsidP="00EE3317">
      <w:pPr>
        <w:pStyle w:val="Heading2"/>
        <w:rPr>
          <w:rFonts w:ascii="Times New Roman" w:eastAsia="Times New Roman" w:hAnsi="Times New Roman" w:cs="Times New Roman"/>
          <w:color w:val="000000"/>
          <w:sz w:val="24"/>
          <w:szCs w:val="24"/>
        </w:rPr>
      </w:pPr>
      <w:bookmarkStart w:id="352" w:name="_17dp8vu" w:colFirst="0" w:colLast="0"/>
      <w:bookmarkStart w:id="353" w:name="_Toc184632622"/>
      <w:bookmarkEnd w:id="352"/>
      <w:r>
        <w:rPr>
          <w:rFonts w:ascii="Times New Roman" w:eastAsia="Times New Roman" w:hAnsi="Times New Roman" w:cs="Times New Roman"/>
          <w:color w:val="000000"/>
          <w:sz w:val="24"/>
          <w:szCs w:val="24"/>
        </w:rPr>
        <w:t>1.4 Specific Objectives</w:t>
      </w:r>
      <w:bookmarkEnd w:id="353"/>
    </w:p>
    <w:p w14:paraId="5ACB52DC" w14:textId="1BA879A9" w:rsidR="0059473E" w:rsidRPr="009C0479" w:rsidRDefault="0059473E" w:rsidP="009C0479">
      <w:pPr>
        <w:pStyle w:val="ListParagraph"/>
        <w:numPr>
          <w:ilvl w:val="0"/>
          <w:numId w:val="3"/>
        </w:numPr>
        <w:spacing w:line="360" w:lineRule="auto"/>
        <w:jc w:val="both"/>
        <w:rPr>
          <w:rFonts w:ascii="Times New Roman" w:hAnsi="Times New Roman" w:cs="Times New Roman"/>
          <w:sz w:val="24"/>
          <w:szCs w:val="24"/>
        </w:rPr>
      </w:pPr>
      <w:r w:rsidRPr="009C0479">
        <w:rPr>
          <w:rFonts w:ascii="Times New Roman" w:hAnsi="Times New Roman" w:cs="Times New Roman"/>
          <w:sz w:val="24"/>
          <w:szCs w:val="24"/>
        </w:rPr>
        <w:t xml:space="preserve">To </w:t>
      </w:r>
      <w:r w:rsidR="00D57410" w:rsidRPr="009C0479">
        <w:rPr>
          <w:rFonts w:ascii="Times New Roman" w:hAnsi="Times New Roman" w:cs="Times New Roman"/>
          <w:sz w:val="24"/>
          <w:szCs w:val="24"/>
        </w:rPr>
        <w:t xml:space="preserve">understand </w:t>
      </w:r>
      <w:r w:rsidR="002B3621" w:rsidRPr="009C0479">
        <w:rPr>
          <w:rFonts w:ascii="Times New Roman" w:hAnsi="Times New Roman" w:cs="Times New Roman"/>
          <w:sz w:val="24"/>
          <w:szCs w:val="24"/>
        </w:rPr>
        <w:t>the current state</w:t>
      </w:r>
      <w:r w:rsidR="00A0390C" w:rsidRPr="009C0479">
        <w:rPr>
          <w:rFonts w:ascii="Times New Roman" w:hAnsi="Times New Roman" w:cs="Times New Roman"/>
          <w:sz w:val="24"/>
          <w:szCs w:val="24"/>
        </w:rPr>
        <w:t xml:space="preserve"> </w:t>
      </w:r>
      <w:r w:rsidR="00007142" w:rsidRPr="009C0479">
        <w:rPr>
          <w:rFonts w:ascii="Times New Roman" w:hAnsi="Times New Roman" w:cs="Times New Roman"/>
          <w:sz w:val="24"/>
          <w:szCs w:val="24"/>
        </w:rPr>
        <w:t>of medical</w:t>
      </w:r>
      <w:r w:rsidR="00D90E25" w:rsidRPr="009C0479">
        <w:rPr>
          <w:rFonts w:ascii="Times New Roman" w:hAnsi="Times New Roman" w:cs="Times New Roman"/>
          <w:sz w:val="24"/>
          <w:szCs w:val="24"/>
        </w:rPr>
        <w:t xml:space="preserve"> services</w:t>
      </w:r>
      <w:r w:rsidR="002B3621" w:rsidRPr="009C0479">
        <w:rPr>
          <w:rFonts w:ascii="Times New Roman" w:hAnsi="Times New Roman" w:cs="Times New Roman"/>
          <w:sz w:val="24"/>
          <w:szCs w:val="24"/>
        </w:rPr>
        <w:t xml:space="preserve"> </w:t>
      </w:r>
      <w:r w:rsidR="00C75D35" w:rsidRPr="009C0479">
        <w:rPr>
          <w:rFonts w:ascii="Times New Roman" w:hAnsi="Times New Roman" w:cs="Times New Roman"/>
          <w:sz w:val="24"/>
          <w:szCs w:val="24"/>
        </w:rPr>
        <w:t>in</w:t>
      </w:r>
      <w:r w:rsidR="002B3621" w:rsidRPr="009C0479">
        <w:rPr>
          <w:rFonts w:ascii="Times New Roman" w:hAnsi="Times New Roman" w:cs="Times New Roman"/>
          <w:sz w:val="24"/>
          <w:szCs w:val="24"/>
        </w:rPr>
        <w:t xml:space="preserve"> the health sector in Kenya</w:t>
      </w:r>
      <w:r w:rsidR="00A37EE2" w:rsidRPr="009C0479">
        <w:rPr>
          <w:rFonts w:ascii="Times New Roman" w:hAnsi="Times New Roman" w:cs="Times New Roman"/>
          <w:sz w:val="24"/>
          <w:szCs w:val="24"/>
        </w:rPr>
        <w:t>.</w:t>
      </w:r>
    </w:p>
    <w:p w14:paraId="06910814" w14:textId="61D030AF" w:rsidR="00FC3264" w:rsidRPr="009C0479" w:rsidRDefault="00C75D35" w:rsidP="009C0479">
      <w:pPr>
        <w:pStyle w:val="ListParagraph"/>
        <w:numPr>
          <w:ilvl w:val="0"/>
          <w:numId w:val="3"/>
        </w:numPr>
        <w:spacing w:line="360" w:lineRule="auto"/>
        <w:jc w:val="both"/>
        <w:rPr>
          <w:rFonts w:ascii="Times New Roman" w:hAnsi="Times New Roman" w:cs="Times New Roman"/>
          <w:sz w:val="24"/>
          <w:szCs w:val="24"/>
        </w:rPr>
      </w:pPr>
      <w:r w:rsidRPr="009C0479">
        <w:rPr>
          <w:rFonts w:ascii="Times New Roman" w:hAnsi="Times New Roman" w:cs="Times New Roman"/>
          <w:sz w:val="24"/>
          <w:szCs w:val="24"/>
        </w:rPr>
        <w:lastRenderedPageBreak/>
        <w:t xml:space="preserve">To </w:t>
      </w:r>
      <w:r w:rsidR="00274573" w:rsidRPr="009C0479">
        <w:rPr>
          <w:rFonts w:ascii="Times New Roman" w:hAnsi="Times New Roman" w:cs="Times New Roman"/>
          <w:sz w:val="24"/>
          <w:szCs w:val="24"/>
        </w:rPr>
        <w:t>assess</w:t>
      </w:r>
      <w:r w:rsidRPr="009C0479">
        <w:rPr>
          <w:rFonts w:ascii="Times New Roman" w:hAnsi="Times New Roman" w:cs="Times New Roman"/>
          <w:sz w:val="24"/>
          <w:szCs w:val="24"/>
        </w:rPr>
        <w:t xml:space="preserve"> the challenges experienced when accessing </w:t>
      </w:r>
      <w:r w:rsidR="006B568E" w:rsidRPr="009C0479">
        <w:rPr>
          <w:rFonts w:ascii="Times New Roman" w:hAnsi="Times New Roman" w:cs="Times New Roman"/>
          <w:sz w:val="24"/>
          <w:szCs w:val="24"/>
        </w:rPr>
        <w:t>healthcare.</w:t>
      </w:r>
    </w:p>
    <w:p w14:paraId="6429E29D" w14:textId="6B85FE0F" w:rsidR="006B568E" w:rsidRPr="009C0479" w:rsidRDefault="00FD0975" w:rsidP="009C0479">
      <w:pPr>
        <w:pStyle w:val="ListParagraph"/>
        <w:numPr>
          <w:ilvl w:val="0"/>
          <w:numId w:val="3"/>
        </w:numPr>
        <w:spacing w:line="360" w:lineRule="auto"/>
        <w:jc w:val="both"/>
        <w:rPr>
          <w:rFonts w:ascii="Times New Roman" w:hAnsi="Times New Roman" w:cs="Times New Roman"/>
          <w:sz w:val="24"/>
          <w:szCs w:val="24"/>
        </w:rPr>
      </w:pPr>
      <w:r w:rsidRPr="009C0479">
        <w:rPr>
          <w:rFonts w:ascii="Times New Roman" w:hAnsi="Times New Roman" w:cs="Times New Roman"/>
          <w:sz w:val="24"/>
          <w:szCs w:val="24"/>
        </w:rPr>
        <w:t xml:space="preserve">To </w:t>
      </w:r>
      <w:r w:rsidR="00274573" w:rsidRPr="009C0479">
        <w:rPr>
          <w:rFonts w:ascii="Times New Roman" w:hAnsi="Times New Roman" w:cs="Times New Roman"/>
          <w:sz w:val="24"/>
          <w:szCs w:val="24"/>
        </w:rPr>
        <w:t>assess the existing solutions in the health sector.</w:t>
      </w:r>
    </w:p>
    <w:p w14:paraId="2B35AF86" w14:textId="7063C3BB" w:rsidR="00A37EE2" w:rsidRPr="009C0479" w:rsidRDefault="00B71184" w:rsidP="009C0479">
      <w:pPr>
        <w:pStyle w:val="ListParagraph"/>
        <w:numPr>
          <w:ilvl w:val="0"/>
          <w:numId w:val="3"/>
        </w:numPr>
        <w:spacing w:line="360" w:lineRule="auto"/>
        <w:jc w:val="both"/>
        <w:rPr>
          <w:rFonts w:ascii="Times New Roman" w:hAnsi="Times New Roman" w:cs="Times New Roman"/>
          <w:sz w:val="24"/>
          <w:szCs w:val="24"/>
        </w:rPr>
      </w:pPr>
      <w:r w:rsidRPr="009C0479">
        <w:rPr>
          <w:rFonts w:ascii="Times New Roman" w:hAnsi="Times New Roman" w:cs="Times New Roman"/>
          <w:sz w:val="24"/>
          <w:szCs w:val="24"/>
        </w:rPr>
        <w:t xml:space="preserve">To develop </w:t>
      </w:r>
      <w:r w:rsidR="00EB3D72" w:rsidRPr="009C0479">
        <w:rPr>
          <w:rFonts w:ascii="Times New Roman" w:hAnsi="Times New Roman" w:cs="Times New Roman"/>
          <w:sz w:val="24"/>
          <w:szCs w:val="24"/>
        </w:rPr>
        <w:t xml:space="preserve">a web-based system to </w:t>
      </w:r>
      <w:r w:rsidR="00292DC2" w:rsidRPr="009C0479">
        <w:rPr>
          <w:rFonts w:ascii="Times New Roman" w:hAnsi="Times New Roman" w:cs="Times New Roman"/>
          <w:sz w:val="24"/>
          <w:szCs w:val="24"/>
        </w:rPr>
        <w:t xml:space="preserve">ease </w:t>
      </w:r>
      <w:r w:rsidR="00AC6277" w:rsidRPr="009C0479">
        <w:rPr>
          <w:rFonts w:ascii="Times New Roman" w:hAnsi="Times New Roman" w:cs="Times New Roman"/>
          <w:sz w:val="24"/>
          <w:szCs w:val="24"/>
        </w:rPr>
        <w:t>patient doctor interactions.</w:t>
      </w:r>
    </w:p>
    <w:p w14:paraId="3BB4F6E5" w14:textId="20EB35C5" w:rsidR="00292DC2" w:rsidRPr="009C0479" w:rsidRDefault="00292DC2" w:rsidP="009C0479">
      <w:pPr>
        <w:pStyle w:val="ListParagraph"/>
        <w:numPr>
          <w:ilvl w:val="0"/>
          <w:numId w:val="3"/>
        </w:numPr>
        <w:spacing w:line="360" w:lineRule="auto"/>
        <w:jc w:val="both"/>
        <w:rPr>
          <w:rFonts w:ascii="Times New Roman" w:hAnsi="Times New Roman" w:cs="Times New Roman"/>
          <w:sz w:val="24"/>
          <w:szCs w:val="24"/>
        </w:rPr>
      </w:pPr>
      <w:r w:rsidRPr="009C0479">
        <w:rPr>
          <w:rFonts w:ascii="Times New Roman" w:hAnsi="Times New Roman" w:cs="Times New Roman"/>
          <w:sz w:val="24"/>
          <w:szCs w:val="24"/>
        </w:rPr>
        <w:t xml:space="preserve">To </w:t>
      </w:r>
      <w:r w:rsidR="004E02C4" w:rsidRPr="009C0479">
        <w:rPr>
          <w:rFonts w:ascii="Times New Roman" w:hAnsi="Times New Roman" w:cs="Times New Roman"/>
          <w:sz w:val="24"/>
          <w:szCs w:val="24"/>
        </w:rPr>
        <w:t>test, implement and maintain</w:t>
      </w:r>
      <w:r w:rsidR="00A77491" w:rsidRPr="009C0479">
        <w:rPr>
          <w:rFonts w:ascii="Times New Roman" w:hAnsi="Times New Roman" w:cs="Times New Roman"/>
          <w:sz w:val="24"/>
          <w:szCs w:val="24"/>
        </w:rPr>
        <w:t xml:space="preserve"> the developed system.</w:t>
      </w:r>
    </w:p>
    <w:p w14:paraId="02FA2194" w14:textId="77777777" w:rsidR="00EE3317" w:rsidRDefault="00EE3317" w:rsidP="00EE3317">
      <w:pPr>
        <w:pStyle w:val="Heading2"/>
        <w:rPr>
          <w:rFonts w:ascii="Times New Roman" w:eastAsia="Times New Roman" w:hAnsi="Times New Roman" w:cs="Times New Roman"/>
          <w:color w:val="000000"/>
          <w:sz w:val="24"/>
          <w:szCs w:val="24"/>
        </w:rPr>
      </w:pPr>
      <w:bookmarkStart w:id="354" w:name="_3rdcrjn" w:colFirst="0" w:colLast="0"/>
      <w:bookmarkStart w:id="355" w:name="_Toc184632623"/>
      <w:bookmarkEnd w:id="354"/>
      <w:r>
        <w:rPr>
          <w:rFonts w:ascii="Times New Roman" w:eastAsia="Times New Roman" w:hAnsi="Times New Roman" w:cs="Times New Roman"/>
          <w:color w:val="000000"/>
          <w:sz w:val="24"/>
          <w:szCs w:val="24"/>
        </w:rPr>
        <w:t>1.5 Justification</w:t>
      </w:r>
      <w:bookmarkEnd w:id="355"/>
    </w:p>
    <w:p w14:paraId="068EE71B" w14:textId="3E436019" w:rsidR="00104EE3" w:rsidRDefault="00A21EB9" w:rsidP="0085244A">
      <w:pPr>
        <w:spacing w:before="280" w:after="280" w:line="360" w:lineRule="auto"/>
        <w:jc w:val="both"/>
        <w:rPr>
          <w:rFonts w:ascii="Times New Roman" w:eastAsia="Times New Roman" w:hAnsi="Times New Roman" w:cs="Times New Roman"/>
          <w:iCs/>
          <w:sz w:val="24"/>
          <w:szCs w:val="24"/>
          <w:lang w:val="en-US"/>
        </w:rPr>
      </w:pPr>
      <w:r>
        <w:rPr>
          <w:rFonts w:ascii="Times New Roman" w:eastAsia="Times New Roman" w:hAnsi="Times New Roman" w:cs="Times New Roman"/>
          <w:iCs/>
          <w:sz w:val="24"/>
          <w:szCs w:val="24"/>
          <w:lang w:val="en-US"/>
        </w:rPr>
        <w:t xml:space="preserve"> </w:t>
      </w:r>
      <w:r w:rsidR="00104EE3" w:rsidRPr="00104EE3">
        <w:rPr>
          <w:rFonts w:ascii="Times New Roman" w:eastAsia="Times New Roman" w:hAnsi="Times New Roman" w:cs="Times New Roman"/>
          <w:iCs/>
          <w:sz w:val="24"/>
          <w:szCs w:val="24"/>
          <w:lang w:val="en-US"/>
        </w:rPr>
        <w:t xml:space="preserve">Numerous shortcomings in the global healthcare system that leave many problems unresolved are the driving force behind the need to develop a </w:t>
      </w:r>
      <w:r w:rsidR="00FB532B" w:rsidRPr="00104EE3">
        <w:rPr>
          <w:rFonts w:ascii="Times New Roman" w:eastAsia="Times New Roman" w:hAnsi="Times New Roman" w:cs="Times New Roman"/>
          <w:iCs/>
          <w:sz w:val="24"/>
          <w:szCs w:val="24"/>
          <w:lang w:val="en-US"/>
        </w:rPr>
        <w:t>web</w:t>
      </w:r>
      <w:r w:rsidR="00FB532B">
        <w:rPr>
          <w:rFonts w:ascii="Times New Roman" w:eastAsia="Times New Roman" w:hAnsi="Times New Roman" w:cs="Times New Roman"/>
          <w:iCs/>
          <w:sz w:val="24"/>
          <w:szCs w:val="24"/>
          <w:lang w:val="en-US"/>
        </w:rPr>
        <w:t>-based</w:t>
      </w:r>
      <w:r w:rsidR="00884009">
        <w:rPr>
          <w:rFonts w:ascii="Times New Roman" w:eastAsia="Times New Roman" w:hAnsi="Times New Roman" w:cs="Times New Roman"/>
          <w:iCs/>
          <w:sz w:val="24"/>
          <w:szCs w:val="24"/>
          <w:lang w:val="en-US"/>
        </w:rPr>
        <w:t xml:space="preserve"> platform</w:t>
      </w:r>
      <w:r w:rsidR="00104EE3" w:rsidRPr="00104EE3">
        <w:rPr>
          <w:rFonts w:ascii="Times New Roman" w:eastAsia="Times New Roman" w:hAnsi="Times New Roman" w:cs="Times New Roman"/>
          <w:iCs/>
          <w:sz w:val="24"/>
          <w:szCs w:val="24"/>
          <w:lang w:val="en-US"/>
        </w:rPr>
        <w:t xml:space="preserve"> dedicated to healthcare. Since this initiative intends to lower barriers to getting medical treatment, it will be the best option when compared to other options. Long hospital lineups will be lessened by the website's capabilities, which include the ability for patients to book specialists when available. Doctors will thus be able to concentrate on more urgent patient problems, increasing the effectiveness of healthcare delivery.</w:t>
      </w:r>
    </w:p>
    <w:p w14:paraId="2218A9EE" w14:textId="560FAD7E" w:rsidR="00CC251D" w:rsidRPr="00104EE3" w:rsidRDefault="00A21EB9" w:rsidP="00FF7B76">
      <w:pPr>
        <w:spacing w:before="280" w:after="28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lang w:val="en-US"/>
        </w:rPr>
        <w:t xml:space="preserve"> </w:t>
      </w:r>
      <w:r w:rsidR="008205EE" w:rsidRPr="008205EE">
        <w:rPr>
          <w:rFonts w:ascii="Times New Roman" w:eastAsia="Times New Roman" w:hAnsi="Times New Roman" w:cs="Times New Roman"/>
          <w:iCs/>
          <w:sz w:val="24"/>
          <w:szCs w:val="24"/>
          <w:lang w:val="en-US"/>
        </w:rPr>
        <w:t>Additionally, by giving access to patient medical records, the technology will speed up treatment in cases of emergency, such auto accidents. By doing this, medical professionals will be able to look over patient histories before to starting therapy, avoiding dangerous drug interactions or other issues. People will be able to more quickly contact with medical specialists and navigate healthcare services thanks to technology, which will eventually improve patient outcomes and the overall patient experience.</w:t>
      </w:r>
    </w:p>
    <w:p w14:paraId="78E1A156" w14:textId="2E2E4C69" w:rsidR="00F44DF2" w:rsidRDefault="00EE3317" w:rsidP="00EE3317">
      <w:pPr>
        <w:pStyle w:val="Heading2"/>
        <w:rPr>
          <w:rFonts w:ascii="Times New Roman" w:eastAsia="Times New Roman" w:hAnsi="Times New Roman" w:cs="Times New Roman"/>
          <w:color w:val="000000"/>
          <w:sz w:val="24"/>
          <w:szCs w:val="24"/>
        </w:rPr>
      </w:pPr>
      <w:bookmarkStart w:id="356" w:name="_26in1rg" w:colFirst="0" w:colLast="0"/>
      <w:bookmarkStart w:id="357" w:name="_Toc184632624"/>
      <w:bookmarkEnd w:id="356"/>
      <w:r>
        <w:rPr>
          <w:rFonts w:ascii="Times New Roman" w:eastAsia="Times New Roman" w:hAnsi="Times New Roman" w:cs="Times New Roman"/>
          <w:color w:val="000000"/>
          <w:sz w:val="24"/>
          <w:szCs w:val="24"/>
        </w:rPr>
        <w:t>1.6 Scope</w:t>
      </w:r>
      <w:r w:rsidR="00E16A7A">
        <w:rPr>
          <w:rFonts w:ascii="Times New Roman" w:eastAsia="Times New Roman" w:hAnsi="Times New Roman" w:cs="Times New Roman"/>
          <w:color w:val="000000"/>
          <w:sz w:val="24"/>
          <w:szCs w:val="24"/>
        </w:rPr>
        <w:t xml:space="preserve"> and Limitations</w:t>
      </w:r>
      <w:bookmarkEnd w:id="357"/>
    </w:p>
    <w:p w14:paraId="0E505714" w14:textId="3583B11A" w:rsidR="00EE3317" w:rsidRPr="00E16A7A" w:rsidRDefault="00A21EB9" w:rsidP="00E16A7A">
      <w:pPr>
        <w:spacing w:before="280" w:after="280" w:line="360" w:lineRule="auto"/>
        <w:jc w:val="both"/>
        <w:rPr>
          <w:rFonts w:ascii="Times New Roman" w:eastAsia="Times New Roman" w:hAnsi="Times New Roman" w:cs="Times New Roman"/>
          <w:iCs/>
          <w:sz w:val="24"/>
          <w:szCs w:val="24"/>
          <w:lang w:val="en-US"/>
        </w:rPr>
      </w:pPr>
      <w:r>
        <w:rPr>
          <w:rFonts w:ascii="Times New Roman" w:eastAsia="Times New Roman" w:hAnsi="Times New Roman" w:cs="Times New Roman"/>
          <w:iCs/>
          <w:sz w:val="24"/>
          <w:szCs w:val="24"/>
          <w:lang w:val="en-US"/>
        </w:rPr>
        <w:t xml:space="preserve"> </w:t>
      </w:r>
      <w:r w:rsidR="00E16A7A">
        <w:rPr>
          <w:rFonts w:ascii="Times New Roman" w:eastAsia="Times New Roman" w:hAnsi="Times New Roman" w:cs="Times New Roman"/>
          <w:iCs/>
          <w:sz w:val="24"/>
          <w:szCs w:val="24"/>
          <w:lang w:val="en-US"/>
        </w:rPr>
        <w:t>T</w:t>
      </w:r>
      <w:r w:rsidR="00681443" w:rsidRPr="00681443">
        <w:rPr>
          <w:rFonts w:ascii="Times New Roman" w:eastAsia="Times New Roman" w:hAnsi="Times New Roman" w:cs="Times New Roman"/>
          <w:iCs/>
          <w:sz w:val="24"/>
          <w:szCs w:val="24"/>
          <w:lang w:val="en-US"/>
        </w:rPr>
        <w:t xml:space="preserve">o create a website that will enable patients to </w:t>
      </w:r>
      <w:r w:rsidR="00655C75">
        <w:rPr>
          <w:rFonts w:ascii="Times New Roman" w:eastAsia="Times New Roman" w:hAnsi="Times New Roman" w:cs="Times New Roman"/>
          <w:iCs/>
          <w:sz w:val="24"/>
          <w:szCs w:val="24"/>
          <w:lang w:val="en-US"/>
        </w:rPr>
        <w:t>engage in a conversation with a doctor</w:t>
      </w:r>
      <w:r w:rsidR="00681443" w:rsidRPr="00681443">
        <w:rPr>
          <w:rFonts w:ascii="Times New Roman" w:eastAsia="Times New Roman" w:hAnsi="Times New Roman" w:cs="Times New Roman"/>
          <w:iCs/>
          <w:sz w:val="24"/>
          <w:szCs w:val="24"/>
          <w:lang w:val="en-US"/>
        </w:rPr>
        <w:t xml:space="preserve"> via video before being referred to a specialist. Furthermore, the patient will be referred to the closest hospital for additional testing if a diagnosis cannot be recognized during the video conference. Because of space constraints and security considerations, I will prioritize user privacy and data protection over adding patient records to the system.</w:t>
      </w:r>
    </w:p>
    <w:p w14:paraId="0A4C5EEC" w14:textId="3F38EB5C" w:rsidR="00DD7B53" w:rsidRPr="00DD7B53" w:rsidRDefault="00A21EB9" w:rsidP="00DD7B5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D7B53" w:rsidRPr="00DD7B53">
        <w:rPr>
          <w:rFonts w:ascii="Times New Roman" w:hAnsi="Times New Roman" w:cs="Times New Roman"/>
          <w:sz w:val="24"/>
          <w:szCs w:val="24"/>
          <w:lang w:val="en-US"/>
        </w:rPr>
        <w:t>Scaling issues could arise for the website since too many users using it at once could crash the system due to high traffic. It will also be crucial to guarantee top-notch security to shield specific patient medical records from unwanted access, but I am now unable to do this.</w:t>
      </w:r>
    </w:p>
    <w:p w14:paraId="784B899B" w14:textId="37585830" w:rsidR="00EE3317" w:rsidRDefault="00835E16" w:rsidP="00480670">
      <w:pPr>
        <w:pStyle w:val="Heading2"/>
        <w:rPr>
          <w:rFonts w:ascii="Times New Roman" w:hAnsi="Times New Roman" w:cs="Times New Roman"/>
          <w:color w:val="auto"/>
          <w:sz w:val="24"/>
          <w:szCs w:val="24"/>
        </w:rPr>
      </w:pPr>
      <w:bookmarkStart w:id="358" w:name="_Toc184632625"/>
      <w:r w:rsidRPr="005E0E36">
        <w:rPr>
          <w:rFonts w:ascii="Times New Roman" w:hAnsi="Times New Roman" w:cs="Times New Roman"/>
          <w:color w:val="auto"/>
          <w:sz w:val="24"/>
          <w:szCs w:val="24"/>
        </w:rPr>
        <w:lastRenderedPageBreak/>
        <w:t>1.</w:t>
      </w:r>
      <w:r w:rsidR="00E16A7A">
        <w:rPr>
          <w:rFonts w:ascii="Times New Roman" w:hAnsi="Times New Roman" w:cs="Times New Roman"/>
          <w:color w:val="auto"/>
          <w:sz w:val="24"/>
          <w:szCs w:val="24"/>
        </w:rPr>
        <w:t>7</w:t>
      </w:r>
      <w:r w:rsidRPr="005E0E36">
        <w:rPr>
          <w:rFonts w:ascii="Times New Roman" w:hAnsi="Times New Roman" w:cs="Times New Roman"/>
          <w:color w:val="auto"/>
          <w:sz w:val="24"/>
          <w:szCs w:val="24"/>
        </w:rPr>
        <w:t xml:space="preserve"> Delimitation</w:t>
      </w:r>
      <w:bookmarkEnd w:id="358"/>
    </w:p>
    <w:p w14:paraId="518A29DA" w14:textId="327D2A67" w:rsidR="001E7A65" w:rsidRPr="001E7A65" w:rsidRDefault="001E7A65" w:rsidP="001E7A6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E7A65">
        <w:rPr>
          <w:rFonts w:ascii="Times New Roman" w:hAnsi="Times New Roman" w:cs="Times New Roman"/>
          <w:sz w:val="24"/>
          <w:szCs w:val="24"/>
          <w:lang w:val="en-US"/>
        </w:rPr>
        <w:t xml:space="preserve">The website will make use of outsourced servers that can manage large traffic volumes in order to handle any potential scaling challenges, guaranteeing stability and dependability even during periods of high usage. In order to put strong security measures in place that shield patient medical records from unwanted access, we will also collaborate with expert security </w:t>
      </w:r>
      <w:r w:rsidR="00396BA8" w:rsidRPr="001E7A65">
        <w:rPr>
          <w:rFonts w:ascii="Times New Roman" w:hAnsi="Times New Roman" w:cs="Times New Roman"/>
          <w:sz w:val="24"/>
          <w:szCs w:val="24"/>
          <w:lang w:val="en-US"/>
        </w:rPr>
        <w:t>companies. The</w:t>
      </w:r>
      <w:r w:rsidRPr="001E7A65">
        <w:rPr>
          <w:rFonts w:ascii="Times New Roman" w:hAnsi="Times New Roman" w:cs="Times New Roman"/>
          <w:sz w:val="24"/>
          <w:szCs w:val="24"/>
          <w:lang w:val="en-US"/>
        </w:rPr>
        <w:t xml:space="preserve"> user experience will be improved by these tactics, which will also improve the website's security and performance.</w:t>
      </w:r>
    </w:p>
    <w:p w14:paraId="44395A65" w14:textId="77777777" w:rsidR="00480670" w:rsidRPr="001E7A65" w:rsidRDefault="00480670" w:rsidP="00480670">
      <w:pPr>
        <w:rPr>
          <w:rFonts w:ascii="Times New Roman" w:hAnsi="Times New Roman" w:cs="Times New Roman"/>
          <w:sz w:val="24"/>
          <w:szCs w:val="24"/>
        </w:rPr>
      </w:pPr>
    </w:p>
    <w:p w14:paraId="04EAE644" w14:textId="77777777" w:rsidR="00EE3317" w:rsidRDefault="00EE3317" w:rsidP="00EE3317">
      <w:pPr>
        <w:rPr>
          <w:rFonts w:ascii="Times New Roman" w:eastAsia="Times New Roman" w:hAnsi="Times New Roman" w:cs="Times New Roman"/>
          <w:sz w:val="24"/>
          <w:szCs w:val="24"/>
        </w:rPr>
      </w:pPr>
      <w:r>
        <w:br w:type="page"/>
      </w:r>
    </w:p>
    <w:p w14:paraId="429061FF" w14:textId="77777777" w:rsidR="00EE3317" w:rsidRDefault="00EE3317" w:rsidP="0034241E">
      <w:pPr>
        <w:pStyle w:val="Heading1"/>
      </w:pPr>
      <w:bookmarkStart w:id="359" w:name="_lnxbz9" w:colFirst="0" w:colLast="0"/>
      <w:bookmarkStart w:id="360" w:name="_Toc184632626"/>
      <w:bookmarkEnd w:id="359"/>
      <w:r>
        <w:lastRenderedPageBreak/>
        <w:t>Chapter 2: Literature Review</w:t>
      </w:r>
      <w:bookmarkEnd w:id="360"/>
    </w:p>
    <w:p w14:paraId="77B9BAB3" w14:textId="77777777" w:rsidR="00EE3317" w:rsidRDefault="00EE3317" w:rsidP="00EE3317">
      <w:pPr>
        <w:pStyle w:val="Heading2"/>
        <w:rPr>
          <w:rFonts w:ascii="Times New Roman" w:eastAsia="Times New Roman" w:hAnsi="Times New Roman" w:cs="Times New Roman"/>
          <w:color w:val="000000"/>
          <w:sz w:val="24"/>
          <w:szCs w:val="24"/>
        </w:rPr>
      </w:pPr>
      <w:bookmarkStart w:id="361" w:name="_35nkun2" w:colFirst="0" w:colLast="0"/>
      <w:bookmarkStart w:id="362" w:name="_Toc184632627"/>
      <w:bookmarkEnd w:id="361"/>
      <w:r>
        <w:rPr>
          <w:rFonts w:ascii="Times New Roman" w:eastAsia="Times New Roman" w:hAnsi="Times New Roman" w:cs="Times New Roman"/>
          <w:color w:val="000000"/>
          <w:sz w:val="24"/>
          <w:szCs w:val="24"/>
        </w:rPr>
        <w:t>2.1 Introduction</w:t>
      </w:r>
      <w:bookmarkEnd w:id="362"/>
      <w:r>
        <w:rPr>
          <w:rFonts w:ascii="Times New Roman" w:eastAsia="Times New Roman" w:hAnsi="Times New Roman" w:cs="Times New Roman"/>
          <w:color w:val="000000"/>
          <w:sz w:val="24"/>
          <w:szCs w:val="24"/>
        </w:rPr>
        <w:t xml:space="preserve"> </w:t>
      </w:r>
    </w:p>
    <w:p w14:paraId="1382A55A" w14:textId="185903D4" w:rsidR="007909D1" w:rsidRPr="007909D1" w:rsidRDefault="007909D1" w:rsidP="007909D1">
      <w:pPr>
        <w:spacing w:line="360" w:lineRule="auto"/>
        <w:jc w:val="both"/>
      </w:pPr>
      <w:r>
        <w:rPr>
          <w:rFonts w:ascii="Times New Roman" w:hAnsi="Times New Roman" w:cs="Times New Roman"/>
          <w:sz w:val="24"/>
          <w:szCs w:val="24"/>
          <w:lang w:val="en-US"/>
        </w:rPr>
        <w:t xml:space="preserve"> </w:t>
      </w:r>
      <w:r w:rsidRPr="007909D1">
        <w:rPr>
          <w:rFonts w:ascii="Times New Roman" w:hAnsi="Times New Roman" w:cs="Times New Roman"/>
          <w:sz w:val="24"/>
          <w:szCs w:val="24"/>
          <w:lang w:val="en-US"/>
        </w:rPr>
        <w:t>In order to treat and care for patients, healthcare facilities often consist of a variety of establishments that are committed to provide specific medical services. Clinics, hospitals, assisted living facilities, and rehabilitation centers are among the healthcare facilities. Every institution has a distinct function to play in relation to the patient and the issue that they are facing, which can range from diagnosing chronic illnesses to performing diagnostic testing. Each of them has specialized treatment facilities, including cancer, dental, and optical centers.</w:t>
      </w:r>
    </w:p>
    <w:p w14:paraId="43EAFDE0" w14:textId="3EBC844E" w:rsidR="00EE3317" w:rsidRDefault="00EE3317" w:rsidP="00EE3317">
      <w:pPr>
        <w:pStyle w:val="Heading2"/>
        <w:rPr>
          <w:rFonts w:ascii="Times New Roman" w:eastAsia="Times New Roman" w:hAnsi="Times New Roman" w:cs="Times New Roman"/>
          <w:b w:val="0"/>
          <w:color w:val="000000"/>
        </w:rPr>
      </w:pPr>
      <w:bookmarkStart w:id="363" w:name="_1ksv4uv" w:colFirst="0" w:colLast="0"/>
      <w:bookmarkStart w:id="364" w:name="_Toc184632628"/>
      <w:bookmarkEnd w:id="363"/>
      <w:r>
        <w:rPr>
          <w:rFonts w:ascii="Times New Roman" w:eastAsia="Times New Roman" w:hAnsi="Times New Roman" w:cs="Times New Roman"/>
          <w:color w:val="000000"/>
          <w:sz w:val="24"/>
          <w:szCs w:val="24"/>
        </w:rPr>
        <w:t xml:space="preserve">2.2 </w:t>
      </w:r>
      <w:r w:rsidR="000E78E5">
        <w:rPr>
          <w:rFonts w:ascii="Times New Roman" w:eastAsia="Times New Roman" w:hAnsi="Times New Roman" w:cs="Times New Roman"/>
          <w:color w:val="000000"/>
          <w:sz w:val="24"/>
          <w:szCs w:val="24"/>
        </w:rPr>
        <w:t>Understand the state of medical services in the health sector.</w:t>
      </w:r>
      <w:bookmarkEnd w:id="364"/>
      <w:r>
        <w:rPr>
          <w:rFonts w:ascii="Times New Roman" w:eastAsia="Times New Roman" w:hAnsi="Times New Roman" w:cs="Times New Roman"/>
          <w:b w:val="0"/>
          <w:color w:val="000000"/>
        </w:rPr>
        <w:t xml:space="preserve"> </w:t>
      </w:r>
    </w:p>
    <w:p w14:paraId="71123FAD" w14:textId="0618E60C" w:rsidR="00EE3317" w:rsidRDefault="00EE3317" w:rsidP="00EE3317">
      <w:pPr>
        <w:pStyle w:val="Heading3"/>
        <w:rPr>
          <w:rFonts w:ascii="Times New Roman" w:eastAsia="Times New Roman" w:hAnsi="Times New Roman" w:cs="Times New Roman"/>
          <w:color w:val="000000"/>
          <w:sz w:val="24"/>
          <w:szCs w:val="24"/>
        </w:rPr>
      </w:pPr>
      <w:bookmarkStart w:id="365" w:name="_44sinio" w:colFirst="0" w:colLast="0"/>
      <w:bookmarkStart w:id="366" w:name="_Toc184632629"/>
      <w:bookmarkEnd w:id="365"/>
      <w:r>
        <w:rPr>
          <w:rFonts w:ascii="Times New Roman" w:eastAsia="Times New Roman" w:hAnsi="Times New Roman" w:cs="Times New Roman"/>
          <w:color w:val="000000"/>
          <w:sz w:val="24"/>
          <w:szCs w:val="24"/>
        </w:rPr>
        <w:t xml:space="preserve">2.2.1 </w:t>
      </w:r>
      <w:r w:rsidR="00993E2A">
        <w:rPr>
          <w:rFonts w:ascii="Times New Roman" w:eastAsia="Times New Roman" w:hAnsi="Times New Roman" w:cs="Times New Roman"/>
          <w:color w:val="000000"/>
          <w:sz w:val="24"/>
          <w:szCs w:val="24"/>
        </w:rPr>
        <w:t>Hospitals</w:t>
      </w:r>
      <w:r w:rsidR="00D96109">
        <w:rPr>
          <w:rFonts w:ascii="Times New Roman" w:eastAsia="Times New Roman" w:hAnsi="Times New Roman" w:cs="Times New Roman"/>
          <w:color w:val="000000"/>
          <w:sz w:val="24"/>
          <w:szCs w:val="24"/>
        </w:rPr>
        <w:t>.</w:t>
      </w:r>
      <w:bookmarkEnd w:id="366"/>
    </w:p>
    <w:p w14:paraId="63661200" w14:textId="489A3ECD" w:rsidR="00993E2A" w:rsidRPr="00993E2A" w:rsidRDefault="00993E2A" w:rsidP="00993E2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93E2A">
        <w:rPr>
          <w:rFonts w:ascii="Times New Roman" w:hAnsi="Times New Roman" w:cs="Times New Roman"/>
          <w:sz w:val="24"/>
          <w:szCs w:val="24"/>
          <w:lang w:val="en-US"/>
        </w:rPr>
        <w:t>General hospitals, which include ENT specialists, pediatricians, and surgeons, offer comprehensive care for a variety of patient conditions. Before being referred to the proper specialist, patients usually visit these facilities to diagnose and identify their medical problems. By treating a variety of medical issues and making sure patients receive the care they require, these facilities are essential to the healthcare system. Kenyatta National Hospital and Mbagathi District Hospital are two prominent examples in Nairobi that are equipped to manage a variety of medical demands.</w:t>
      </w:r>
    </w:p>
    <w:p w14:paraId="6421CF39" w14:textId="5C6ABE71" w:rsidR="00EE3317" w:rsidRDefault="00EE3317" w:rsidP="00EE3317">
      <w:pPr>
        <w:pStyle w:val="Heading3"/>
        <w:rPr>
          <w:rFonts w:ascii="Times New Roman" w:eastAsia="Times New Roman" w:hAnsi="Times New Roman" w:cs="Times New Roman"/>
          <w:color w:val="000000"/>
          <w:sz w:val="24"/>
          <w:szCs w:val="24"/>
        </w:rPr>
      </w:pPr>
      <w:bookmarkStart w:id="367" w:name="_2jxsxqh" w:colFirst="0" w:colLast="0"/>
      <w:bookmarkStart w:id="368" w:name="_Toc184632630"/>
      <w:bookmarkEnd w:id="367"/>
      <w:r>
        <w:rPr>
          <w:rFonts w:ascii="Times New Roman" w:eastAsia="Times New Roman" w:hAnsi="Times New Roman" w:cs="Times New Roman"/>
          <w:color w:val="000000"/>
          <w:sz w:val="24"/>
          <w:szCs w:val="24"/>
        </w:rPr>
        <w:t xml:space="preserve">2.2.2 </w:t>
      </w:r>
      <w:r w:rsidR="00316FEC">
        <w:rPr>
          <w:rFonts w:ascii="Times New Roman" w:eastAsia="Times New Roman" w:hAnsi="Times New Roman" w:cs="Times New Roman"/>
          <w:color w:val="000000"/>
          <w:sz w:val="24"/>
          <w:szCs w:val="24"/>
        </w:rPr>
        <w:t>Doctors</w:t>
      </w:r>
      <w:r w:rsidR="00D96109">
        <w:rPr>
          <w:rFonts w:ascii="Times New Roman" w:eastAsia="Times New Roman" w:hAnsi="Times New Roman" w:cs="Times New Roman"/>
          <w:color w:val="000000"/>
          <w:sz w:val="24"/>
          <w:szCs w:val="24"/>
        </w:rPr>
        <w:t>.</w:t>
      </w:r>
      <w:bookmarkEnd w:id="368"/>
    </w:p>
    <w:p w14:paraId="00FF41BC" w14:textId="7833E619" w:rsidR="00316FEC" w:rsidRPr="005D0B90" w:rsidRDefault="00316FEC" w:rsidP="005D0B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16FEC">
        <w:rPr>
          <w:rFonts w:ascii="Times New Roman" w:hAnsi="Times New Roman" w:cs="Times New Roman"/>
          <w:sz w:val="24"/>
          <w:szCs w:val="24"/>
          <w:lang w:val="en-US"/>
        </w:rPr>
        <w:t>In order to meet the unique needs of each patient, the medical staff at these hospitals specialize in a variety of specialties. Obstetricians and gynecologists concentrate on women's reproductive health in maternity facilities, whereas general practitioners evaluate patients and refer them to specialists. In mental institutions, psychiatrists treat mental health conditions like anxiety and depression. These professionals work together to guarantee that patients receive comprehensive care that is specific to their needs. Effective diagnosis and treatment at many healthcare facilities depend on this multidisciplinary approach.</w:t>
      </w:r>
    </w:p>
    <w:p w14:paraId="0017B5D2" w14:textId="6C1009FD" w:rsidR="00EE3317" w:rsidRDefault="00EE3317" w:rsidP="00EE3317">
      <w:pPr>
        <w:pStyle w:val="Heading3"/>
        <w:rPr>
          <w:rFonts w:ascii="Times New Roman" w:eastAsia="Times New Roman" w:hAnsi="Times New Roman" w:cs="Times New Roman"/>
          <w:color w:val="000000"/>
          <w:sz w:val="24"/>
          <w:szCs w:val="24"/>
        </w:rPr>
      </w:pPr>
      <w:bookmarkStart w:id="369" w:name="_z337ya" w:colFirst="0" w:colLast="0"/>
      <w:bookmarkStart w:id="370" w:name="_Toc184632631"/>
      <w:bookmarkEnd w:id="369"/>
      <w:r>
        <w:rPr>
          <w:rFonts w:ascii="Times New Roman" w:eastAsia="Times New Roman" w:hAnsi="Times New Roman" w:cs="Times New Roman"/>
          <w:color w:val="000000"/>
          <w:sz w:val="24"/>
          <w:szCs w:val="24"/>
        </w:rPr>
        <w:lastRenderedPageBreak/>
        <w:t xml:space="preserve">2.2.3 </w:t>
      </w:r>
      <w:r w:rsidR="00235499">
        <w:rPr>
          <w:rFonts w:ascii="Times New Roman" w:eastAsia="Times New Roman" w:hAnsi="Times New Roman" w:cs="Times New Roman"/>
          <w:color w:val="000000"/>
          <w:sz w:val="24"/>
          <w:szCs w:val="24"/>
        </w:rPr>
        <w:t>Patients</w:t>
      </w:r>
      <w:bookmarkEnd w:id="370"/>
    </w:p>
    <w:p w14:paraId="6F0CF9EF" w14:textId="50E970C8" w:rsidR="00235499" w:rsidRPr="005D0B90" w:rsidRDefault="005D0B90" w:rsidP="005D0B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These are the people who seek </w:t>
      </w:r>
      <w:r w:rsidR="007B7E2D">
        <w:rPr>
          <w:rFonts w:ascii="Times New Roman" w:hAnsi="Times New Roman" w:cs="Times New Roman"/>
          <w:sz w:val="24"/>
          <w:szCs w:val="24"/>
        </w:rPr>
        <w:t>medical attention</w:t>
      </w:r>
      <w:r w:rsidR="008515F3">
        <w:rPr>
          <w:rFonts w:ascii="Times New Roman" w:hAnsi="Times New Roman" w:cs="Times New Roman"/>
          <w:sz w:val="24"/>
          <w:szCs w:val="24"/>
        </w:rPr>
        <w:t xml:space="preserve">. They require diagnosis from medical personnel as per their symptoms </w:t>
      </w:r>
      <w:r w:rsidR="005F43E1">
        <w:rPr>
          <w:rFonts w:ascii="Times New Roman" w:hAnsi="Times New Roman" w:cs="Times New Roman"/>
          <w:sz w:val="24"/>
          <w:szCs w:val="24"/>
        </w:rPr>
        <w:t>which may require tests depending on how severe the medical condition.</w:t>
      </w:r>
      <w:r w:rsidR="0017492F">
        <w:rPr>
          <w:rFonts w:ascii="Times New Roman" w:hAnsi="Times New Roman" w:cs="Times New Roman"/>
          <w:sz w:val="24"/>
          <w:szCs w:val="24"/>
        </w:rPr>
        <w:t xml:space="preserve"> After diagnosis, they are given medication</w:t>
      </w:r>
      <w:r w:rsidR="008202B5">
        <w:rPr>
          <w:rFonts w:ascii="Times New Roman" w:hAnsi="Times New Roman" w:cs="Times New Roman"/>
          <w:sz w:val="24"/>
          <w:szCs w:val="24"/>
        </w:rPr>
        <w:t xml:space="preserve"> to alleviate their illness.</w:t>
      </w:r>
    </w:p>
    <w:p w14:paraId="28A6F349" w14:textId="481D9CAB" w:rsidR="00EE3317" w:rsidRPr="00F212CA" w:rsidRDefault="00EE3317" w:rsidP="00EE3317">
      <w:pPr>
        <w:pStyle w:val="Heading2"/>
        <w:rPr>
          <w:rFonts w:ascii="Times New Roman" w:eastAsia="Times New Roman" w:hAnsi="Times New Roman" w:cs="Times New Roman"/>
          <w:b w:val="0"/>
          <w:color w:val="000000"/>
          <w:sz w:val="24"/>
          <w:szCs w:val="24"/>
        </w:rPr>
      </w:pPr>
      <w:bookmarkStart w:id="371" w:name="_3j2qqm3" w:colFirst="0" w:colLast="0"/>
      <w:bookmarkStart w:id="372" w:name="_Toc184632632"/>
      <w:bookmarkEnd w:id="371"/>
      <w:r>
        <w:rPr>
          <w:rFonts w:ascii="Times New Roman" w:eastAsia="Times New Roman" w:hAnsi="Times New Roman" w:cs="Times New Roman"/>
          <w:color w:val="000000"/>
          <w:sz w:val="24"/>
          <w:szCs w:val="24"/>
        </w:rPr>
        <w:t xml:space="preserve">2.3 </w:t>
      </w:r>
      <w:r w:rsidR="00007142">
        <w:rPr>
          <w:rFonts w:ascii="Times New Roman" w:eastAsia="Times New Roman" w:hAnsi="Times New Roman" w:cs="Times New Roman"/>
          <w:color w:val="000000"/>
          <w:sz w:val="24"/>
          <w:szCs w:val="24"/>
        </w:rPr>
        <w:t>Challenges experi</w:t>
      </w:r>
      <w:r w:rsidR="00593A26">
        <w:rPr>
          <w:rFonts w:ascii="Times New Roman" w:eastAsia="Times New Roman" w:hAnsi="Times New Roman" w:cs="Times New Roman"/>
          <w:color w:val="000000"/>
          <w:sz w:val="24"/>
          <w:szCs w:val="24"/>
        </w:rPr>
        <w:t>enced when accessing healthcare.</w:t>
      </w:r>
      <w:bookmarkEnd w:id="372"/>
    </w:p>
    <w:p w14:paraId="27D001A0" w14:textId="722B310D" w:rsidR="00EE3317" w:rsidRPr="00F212CA" w:rsidRDefault="00601177" w:rsidP="00EE3317">
      <w:pPr>
        <w:jc w:val="both"/>
        <w:rPr>
          <w:rFonts w:ascii="Times New Roman" w:eastAsia="Times New Roman" w:hAnsi="Times New Roman" w:cs="Times New Roman"/>
          <w:sz w:val="24"/>
          <w:szCs w:val="24"/>
        </w:rPr>
      </w:pPr>
      <w:r>
        <w:rPr>
          <w:rFonts w:ascii="Times New Roman" w:hAnsi="Times New Roman" w:cs="Times New Roman"/>
          <w:sz w:val="24"/>
          <w:szCs w:val="24"/>
        </w:rPr>
        <w:t xml:space="preserve"> There are various challenges affecting the </w:t>
      </w:r>
      <w:r w:rsidR="00A94BCE">
        <w:rPr>
          <w:rFonts w:ascii="Times New Roman" w:hAnsi="Times New Roman" w:cs="Times New Roman"/>
          <w:sz w:val="24"/>
          <w:szCs w:val="24"/>
        </w:rPr>
        <w:t>access to health services by the general public in Kenya</w:t>
      </w:r>
      <w:r w:rsidR="009F0A63">
        <w:rPr>
          <w:rFonts w:ascii="Times New Roman" w:hAnsi="Times New Roman" w:cs="Times New Roman"/>
          <w:sz w:val="24"/>
          <w:szCs w:val="24"/>
        </w:rPr>
        <w:t>. A few have been expounded on as below;</w:t>
      </w:r>
    </w:p>
    <w:p w14:paraId="71DB30E3" w14:textId="6B82E60D" w:rsidR="00EE3317" w:rsidRDefault="00EE3317" w:rsidP="00EE3317">
      <w:pPr>
        <w:pStyle w:val="Heading3"/>
        <w:rPr>
          <w:rFonts w:ascii="Times New Roman" w:eastAsia="Times New Roman" w:hAnsi="Times New Roman" w:cs="Times New Roman"/>
          <w:color w:val="000000"/>
          <w:sz w:val="24"/>
          <w:szCs w:val="24"/>
        </w:rPr>
      </w:pPr>
      <w:bookmarkStart w:id="373" w:name="_1y810tw" w:colFirst="0" w:colLast="0"/>
      <w:bookmarkStart w:id="374" w:name="_Toc184632633"/>
      <w:bookmarkEnd w:id="373"/>
      <w:r>
        <w:rPr>
          <w:rFonts w:ascii="Times New Roman" w:eastAsia="Times New Roman" w:hAnsi="Times New Roman" w:cs="Times New Roman"/>
          <w:color w:val="000000"/>
          <w:sz w:val="24"/>
          <w:szCs w:val="24"/>
        </w:rPr>
        <w:t xml:space="preserve">2.3.1 </w:t>
      </w:r>
      <w:r w:rsidR="00AB5515">
        <w:rPr>
          <w:rFonts w:ascii="Times New Roman" w:eastAsia="Times New Roman" w:hAnsi="Times New Roman" w:cs="Times New Roman"/>
          <w:color w:val="000000"/>
          <w:sz w:val="24"/>
          <w:szCs w:val="24"/>
        </w:rPr>
        <w:t>Transport barriers.</w:t>
      </w:r>
      <w:bookmarkEnd w:id="374"/>
    </w:p>
    <w:p w14:paraId="4F8930FC" w14:textId="18C67BA1" w:rsidR="00AB5515" w:rsidRPr="00AB5515" w:rsidRDefault="009536A9" w:rsidP="00D16106">
      <w:pPr>
        <w:spacing w:line="360" w:lineRule="auto"/>
        <w:jc w:val="both"/>
      </w:pPr>
      <w:r>
        <w:rPr>
          <w:rFonts w:ascii="Times New Roman" w:hAnsi="Times New Roman" w:cs="Times New Roman"/>
          <w:sz w:val="24"/>
          <w:szCs w:val="24"/>
          <w:lang w:val="en-US"/>
        </w:rPr>
        <w:t xml:space="preserve"> </w:t>
      </w:r>
      <w:r w:rsidR="00D16106" w:rsidRPr="00D16106">
        <w:rPr>
          <w:rFonts w:ascii="Times New Roman" w:hAnsi="Times New Roman" w:cs="Times New Roman"/>
          <w:sz w:val="24"/>
          <w:szCs w:val="24"/>
          <w:lang w:val="en-US"/>
        </w:rPr>
        <w:t>Many people put off or forgo essential medical checkups because they encounter major obstacles while trying to access healthcare facilities. According to research, people find it difficult to get medical care because of the distance to medical facilities, inadequate road systems, and a lack of available transit options (ResearchGate, November 2022). People who live in underserved or rural areas, where amenities are frequently located distance from their homes, are most affected by these accessibility concerns. As a result, these obstacles may impede prompt access to necessary medical care, which could have a detrimental effect on general health outcomes and exacerbate already-existing health inequalities in the community.</w:t>
      </w:r>
    </w:p>
    <w:p w14:paraId="00EF6589" w14:textId="6DE55C8C" w:rsidR="00EE3317" w:rsidRDefault="00EE3317" w:rsidP="00EE3317">
      <w:pPr>
        <w:pStyle w:val="Heading3"/>
        <w:rPr>
          <w:rFonts w:ascii="Times New Roman" w:eastAsia="Times New Roman" w:hAnsi="Times New Roman" w:cs="Times New Roman"/>
          <w:color w:val="000000"/>
          <w:sz w:val="24"/>
          <w:szCs w:val="24"/>
        </w:rPr>
      </w:pPr>
      <w:bookmarkStart w:id="375" w:name="_4i7ojhp" w:colFirst="0" w:colLast="0"/>
      <w:bookmarkStart w:id="376" w:name="_Toc184632634"/>
      <w:bookmarkEnd w:id="375"/>
      <w:r>
        <w:rPr>
          <w:rFonts w:ascii="Times New Roman" w:eastAsia="Times New Roman" w:hAnsi="Times New Roman" w:cs="Times New Roman"/>
          <w:color w:val="000000"/>
          <w:sz w:val="24"/>
          <w:szCs w:val="24"/>
        </w:rPr>
        <w:t xml:space="preserve">2.3.2 </w:t>
      </w:r>
      <w:r w:rsidR="007332E1">
        <w:rPr>
          <w:rFonts w:ascii="Times New Roman" w:eastAsia="Times New Roman" w:hAnsi="Times New Roman" w:cs="Times New Roman"/>
          <w:color w:val="000000"/>
          <w:sz w:val="24"/>
          <w:szCs w:val="24"/>
        </w:rPr>
        <w:t xml:space="preserve">Shortage of </w:t>
      </w:r>
      <w:r w:rsidR="00055C70">
        <w:rPr>
          <w:rFonts w:ascii="Times New Roman" w:eastAsia="Times New Roman" w:hAnsi="Times New Roman" w:cs="Times New Roman"/>
          <w:color w:val="000000"/>
          <w:sz w:val="24"/>
          <w:szCs w:val="24"/>
        </w:rPr>
        <w:t>personnel.</w:t>
      </w:r>
      <w:bookmarkEnd w:id="376"/>
    </w:p>
    <w:p w14:paraId="43968364" w14:textId="1181933A" w:rsidR="00055C70" w:rsidRPr="00055C70" w:rsidRDefault="009536A9" w:rsidP="00055C7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55C70" w:rsidRPr="00055C70">
        <w:rPr>
          <w:rFonts w:ascii="Times New Roman" w:hAnsi="Times New Roman" w:cs="Times New Roman"/>
          <w:sz w:val="24"/>
          <w:szCs w:val="24"/>
          <w:lang w:val="en-US"/>
        </w:rPr>
        <w:t>The provision of high-quality medical care is severely hampered by the lack of both qualified and unskilled healthcare workers. Because of this shortage, current employees are overworked, which prolongs wait times and lowers patient care (ResearchGate, November 2022). Access to prompt and efficient treatments is made more difficult by the fact that many healthcare facilities find it difficult to maintain appropriate staffing levels. Improving healthcare outcomes and accessibility for marginalized groups requires addressing this workforce gap.</w:t>
      </w:r>
    </w:p>
    <w:p w14:paraId="7B16EFFD" w14:textId="17284346" w:rsidR="00EE3317" w:rsidRDefault="00EE3317" w:rsidP="00EE3317">
      <w:pPr>
        <w:pStyle w:val="Heading3"/>
        <w:rPr>
          <w:rFonts w:ascii="Times New Roman" w:eastAsia="Times New Roman" w:hAnsi="Times New Roman" w:cs="Times New Roman"/>
          <w:color w:val="000000"/>
          <w:sz w:val="24"/>
          <w:szCs w:val="24"/>
        </w:rPr>
      </w:pPr>
      <w:bookmarkStart w:id="377" w:name="_Toc184632635"/>
      <w:r>
        <w:rPr>
          <w:rFonts w:ascii="Times New Roman" w:eastAsia="Times New Roman" w:hAnsi="Times New Roman" w:cs="Times New Roman"/>
          <w:color w:val="000000"/>
          <w:sz w:val="24"/>
          <w:szCs w:val="24"/>
        </w:rPr>
        <w:t>2.</w:t>
      </w:r>
      <w:r w:rsidR="009C0479">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.3 </w:t>
      </w:r>
      <w:r w:rsidR="009C69E2">
        <w:rPr>
          <w:rFonts w:ascii="Times New Roman" w:eastAsia="Times New Roman" w:hAnsi="Times New Roman" w:cs="Times New Roman"/>
          <w:color w:val="000000"/>
          <w:sz w:val="24"/>
          <w:szCs w:val="24"/>
        </w:rPr>
        <w:t>Language barrier</w:t>
      </w:r>
      <w:bookmarkEnd w:id="377"/>
    </w:p>
    <w:p w14:paraId="37E4932C" w14:textId="69FB0FDD" w:rsidR="009C69E2" w:rsidRPr="009C69E2" w:rsidRDefault="007A6A11" w:rsidP="009C69E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C69E2" w:rsidRPr="009C69E2">
        <w:rPr>
          <w:rFonts w:ascii="Times New Roman" w:hAnsi="Times New Roman" w:cs="Times New Roman"/>
          <w:sz w:val="24"/>
          <w:szCs w:val="24"/>
          <w:lang w:val="en-US"/>
        </w:rPr>
        <w:t>The language barrier is a major obstacle in the healthcare industry. Effective communication is hampered when patients speak languages that clinicians do not understand, which can result in inaccurate diagnoses, inappropriate treatments, and possibly worse health outcomes. This problem is especially common in places with a diverse population or when patients are traveling abroad for medical treatment.</w:t>
      </w:r>
    </w:p>
    <w:p w14:paraId="78C0670D" w14:textId="61052D05" w:rsidR="00EE3317" w:rsidRPr="00F212CA" w:rsidRDefault="00EE3317" w:rsidP="00A417D1">
      <w:pPr>
        <w:pStyle w:val="Heading2"/>
        <w:rPr>
          <w:rFonts w:ascii="Times New Roman" w:hAnsi="Times New Roman" w:cs="Times New Roman"/>
          <w:sz w:val="24"/>
          <w:szCs w:val="24"/>
        </w:rPr>
      </w:pPr>
      <w:bookmarkStart w:id="378" w:name="_2xcytpi" w:colFirst="0" w:colLast="0"/>
      <w:bookmarkStart w:id="379" w:name="_Toc184632636"/>
      <w:bookmarkEnd w:id="378"/>
      <w:r>
        <w:rPr>
          <w:rFonts w:ascii="Times New Roman" w:eastAsia="Times New Roman" w:hAnsi="Times New Roman" w:cs="Times New Roman"/>
          <w:color w:val="000000"/>
          <w:sz w:val="24"/>
          <w:szCs w:val="24"/>
        </w:rPr>
        <w:lastRenderedPageBreak/>
        <w:t xml:space="preserve">2.4 </w:t>
      </w:r>
      <w:r w:rsidR="00A417D1">
        <w:rPr>
          <w:rFonts w:ascii="Times New Roman" w:eastAsia="Times New Roman" w:hAnsi="Times New Roman" w:cs="Times New Roman"/>
          <w:color w:val="000000"/>
          <w:sz w:val="24"/>
          <w:szCs w:val="24"/>
        </w:rPr>
        <w:t>Assess existing solutions in the health sector.</w:t>
      </w:r>
      <w:bookmarkEnd w:id="379"/>
    </w:p>
    <w:p w14:paraId="083E4ABF" w14:textId="180877FB" w:rsidR="00EE3317" w:rsidRDefault="00EE3317" w:rsidP="00EE3317">
      <w:pPr>
        <w:pStyle w:val="Heading3"/>
        <w:rPr>
          <w:rFonts w:ascii="Times New Roman" w:eastAsia="Times New Roman" w:hAnsi="Times New Roman" w:cs="Times New Roman"/>
          <w:color w:val="000000"/>
          <w:sz w:val="24"/>
          <w:szCs w:val="24"/>
        </w:rPr>
      </w:pPr>
      <w:bookmarkStart w:id="380" w:name="_1ci93xb" w:colFirst="0" w:colLast="0"/>
      <w:bookmarkStart w:id="381" w:name="_Toc184632637"/>
      <w:bookmarkEnd w:id="380"/>
      <w:r>
        <w:rPr>
          <w:rFonts w:ascii="Times New Roman" w:eastAsia="Times New Roman" w:hAnsi="Times New Roman" w:cs="Times New Roman"/>
          <w:color w:val="000000"/>
          <w:sz w:val="24"/>
          <w:szCs w:val="24"/>
        </w:rPr>
        <w:t xml:space="preserve">2.4.1 </w:t>
      </w:r>
      <w:r w:rsidR="0055282F">
        <w:rPr>
          <w:rFonts w:ascii="Times New Roman" w:eastAsia="Times New Roman" w:hAnsi="Times New Roman" w:cs="Times New Roman"/>
          <w:color w:val="000000"/>
          <w:sz w:val="24"/>
          <w:szCs w:val="24"/>
        </w:rPr>
        <w:t>MYDAWA</w:t>
      </w:r>
      <w:bookmarkEnd w:id="381"/>
    </w:p>
    <w:p w14:paraId="3527A9FD" w14:textId="67272922" w:rsidR="00B9672A" w:rsidRPr="00B9672A" w:rsidRDefault="00B9672A" w:rsidP="00B9672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9672A">
        <w:rPr>
          <w:rFonts w:ascii="Times New Roman" w:hAnsi="Times New Roman" w:cs="Times New Roman"/>
          <w:sz w:val="24"/>
          <w:szCs w:val="24"/>
          <w:lang w:val="en-US"/>
        </w:rPr>
        <w:t>In 2015, the Irish investment firm ION Equity developed this web application. It allows Kenyans to use a mobile phone to order medication and have it delivered to their desired location. They offer everything from pharmaceuticals to cosmetics and health care items. Create an account and then log in to make a purchase</w:t>
      </w:r>
      <w:sdt>
        <w:sdtPr>
          <w:rPr>
            <w:rFonts w:ascii="Times New Roman" w:hAnsi="Times New Roman" w:cs="Times New Roman"/>
            <w:sz w:val="24"/>
            <w:szCs w:val="24"/>
            <w:lang w:val="en-US"/>
          </w:rPr>
          <w:id w:val="2081707741"/>
          <w:citation/>
        </w:sdtPr>
        <w:sdtEndPr/>
        <w:sdtContent>
          <w:r w:rsidR="00A67AFD">
            <w:rPr>
              <w:rFonts w:ascii="Times New Roman" w:hAnsi="Times New Roman" w:cs="Times New Roman"/>
              <w:sz w:val="24"/>
              <w:szCs w:val="24"/>
              <w:lang w:val="en-US"/>
            </w:rPr>
            <w:fldChar w:fldCharType="begin"/>
          </w:r>
          <w:r w:rsidR="00A67AFD">
            <w:rPr>
              <w:rFonts w:ascii="Times New Roman" w:hAnsi="Times New Roman" w:cs="Times New Roman"/>
              <w:sz w:val="24"/>
              <w:szCs w:val="24"/>
              <w:lang w:val="en-US"/>
            </w:rPr>
            <w:instrText xml:space="preserve"> CITATION Ken \l 1033 </w:instrText>
          </w:r>
          <w:r w:rsidR="00A67AFD">
            <w:rPr>
              <w:rFonts w:ascii="Times New Roman" w:hAnsi="Times New Roman" w:cs="Times New Roman"/>
              <w:sz w:val="24"/>
              <w:szCs w:val="24"/>
              <w:lang w:val="en-US"/>
            </w:rPr>
            <w:fldChar w:fldCharType="separate"/>
          </w:r>
          <w:r w:rsidR="00A67AFD">
            <w:rPr>
              <w:rFonts w:ascii="Times New Roman" w:hAnsi="Times New Roman" w:cs="Times New Roman"/>
              <w:noProof/>
              <w:sz w:val="24"/>
              <w:szCs w:val="24"/>
              <w:lang w:val="en-US"/>
            </w:rPr>
            <w:t xml:space="preserve"> </w:t>
          </w:r>
          <w:r w:rsidR="00A67AFD" w:rsidRPr="00A67AFD">
            <w:rPr>
              <w:rFonts w:ascii="Times New Roman" w:hAnsi="Times New Roman" w:cs="Times New Roman"/>
              <w:noProof/>
              <w:sz w:val="24"/>
              <w:szCs w:val="24"/>
              <w:lang w:val="en-US"/>
            </w:rPr>
            <w:t>(https://kenyanest.com/top-8-best-medical-and-healthcare-apps-in-kenya/)</w:t>
          </w:r>
          <w:r w:rsidR="00A67AFD">
            <w:rPr>
              <w:rFonts w:ascii="Times New Roman" w:hAnsi="Times New Roman" w:cs="Times New Roman"/>
              <w:sz w:val="24"/>
              <w:szCs w:val="24"/>
              <w:lang w:val="en-US"/>
            </w:rPr>
            <w:fldChar w:fldCharType="end"/>
          </w:r>
        </w:sdtContent>
      </w:sdt>
      <w:r w:rsidRPr="00B9672A">
        <w:rPr>
          <w:rFonts w:ascii="Times New Roman" w:hAnsi="Times New Roman" w:cs="Times New Roman"/>
          <w:sz w:val="24"/>
          <w:szCs w:val="24"/>
          <w:lang w:val="en-US"/>
        </w:rPr>
        <w:t xml:space="preserve">. </w:t>
      </w:r>
      <w:r w:rsidR="007739E8">
        <w:rPr>
          <w:rFonts w:ascii="Times New Roman" w:hAnsi="Times New Roman" w:cs="Times New Roman"/>
          <w:sz w:val="24"/>
          <w:szCs w:val="24"/>
          <w:lang w:val="en-US"/>
        </w:rPr>
        <w:t xml:space="preserve">The one problem is that there is no verification to prove </w:t>
      </w:r>
      <w:r w:rsidR="00810952">
        <w:rPr>
          <w:rFonts w:ascii="Times New Roman" w:hAnsi="Times New Roman" w:cs="Times New Roman"/>
          <w:sz w:val="24"/>
          <w:szCs w:val="24"/>
          <w:lang w:val="en-US"/>
        </w:rPr>
        <w:t>if the prescription for the medication ordered is</w:t>
      </w:r>
      <w:r w:rsidR="00586317">
        <w:rPr>
          <w:rFonts w:ascii="Times New Roman" w:hAnsi="Times New Roman" w:cs="Times New Roman"/>
          <w:sz w:val="24"/>
          <w:szCs w:val="24"/>
          <w:lang w:val="en-US"/>
        </w:rPr>
        <w:t xml:space="preserve"> doctor approved which may lead to drug misuse.</w:t>
      </w:r>
    </w:p>
    <w:p w14:paraId="5AA15802" w14:textId="77777777" w:rsidR="009322F8" w:rsidRDefault="00D416FE" w:rsidP="009322F8">
      <w:pPr>
        <w:keepNext/>
      </w:pPr>
      <w:r>
        <w:rPr>
          <w:rFonts w:ascii="Times New Roman" w:eastAsia="Times New Roman" w:hAnsi="Times New Roman" w:cs="Times New Roman"/>
          <w:noProof/>
          <w:sz w:val="24"/>
          <w:szCs w:val="24"/>
          <w:lang w:val="en-US"/>
        </w:rPr>
        <w:drawing>
          <wp:inline distT="0" distB="0" distL="0" distR="0" wp14:anchorId="181CD799" wp14:editId="0C9F1F5C">
            <wp:extent cx="5431790" cy="3095625"/>
            <wp:effectExtent l="0" t="0" r="0" b="9525"/>
            <wp:docPr id="1569042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2673" name="Picture 1569042673"/>
                    <pic:cNvPicPr/>
                  </pic:nvPicPr>
                  <pic:blipFill>
                    <a:blip r:embed="rId10">
                      <a:extLst>
                        <a:ext uri="{28A0092B-C50C-407E-A947-70E740481C1C}">
                          <a14:useLocalDpi xmlns:a14="http://schemas.microsoft.com/office/drawing/2010/main" val="0"/>
                        </a:ext>
                      </a:extLst>
                    </a:blip>
                    <a:stretch>
                      <a:fillRect/>
                    </a:stretch>
                  </pic:blipFill>
                  <pic:spPr>
                    <a:xfrm>
                      <a:off x="0" y="0"/>
                      <a:ext cx="5431790" cy="3095625"/>
                    </a:xfrm>
                    <a:prstGeom prst="rect">
                      <a:avLst/>
                    </a:prstGeom>
                  </pic:spPr>
                </pic:pic>
              </a:graphicData>
            </a:graphic>
          </wp:inline>
        </w:drawing>
      </w:r>
    </w:p>
    <w:p w14:paraId="5C9C9AC1" w14:textId="5756981B" w:rsidR="0055282F" w:rsidRPr="00F020CD" w:rsidRDefault="009322F8" w:rsidP="009322F8">
      <w:pPr>
        <w:pStyle w:val="Caption"/>
        <w:rPr>
          <w:rFonts w:ascii="Times New Roman" w:hAnsi="Times New Roman" w:cs="Times New Roman"/>
          <w:sz w:val="24"/>
          <w:szCs w:val="24"/>
        </w:rPr>
      </w:pPr>
      <w:bookmarkStart w:id="382" w:name="_Toc180252281"/>
      <w:r>
        <w:t xml:space="preserve">Figure 2. </w:t>
      </w:r>
      <w:fldSimple w:instr=" SEQ Figure_2. \* ARABIC ">
        <w:r w:rsidR="0050740E">
          <w:rPr>
            <w:noProof/>
          </w:rPr>
          <w:t>1</w:t>
        </w:r>
      </w:fldSimple>
      <w:r>
        <w:t xml:space="preserve"> MYDAWA</w:t>
      </w:r>
      <w:bookmarkEnd w:id="382"/>
    </w:p>
    <w:p w14:paraId="58C63FF3" w14:textId="4C2E3B3E" w:rsidR="00EE3317" w:rsidRDefault="00EE3317" w:rsidP="00EE3317">
      <w:pPr>
        <w:pStyle w:val="Heading3"/>
        <w:rPr>
          <w:rFonts w:ascii="Times New Roman" w:eastAsia="Times New Roman" w:hAnsi="Times New Roman" w:cs="Times New Roman"/>
          <w:color w:val="000000"/>
          <w:sz w:val="24"/>
          <w:szCs w:val="24"/>
        </w:rPr>
      </w:pPr>
      <w:bookmarkStart w:id="383" w:name="_3whwml4" w:colFirst="0" w:colLast="0"/>
      <w:bookmarkStart w:id="384" w:name="_Toc184632638"/>
      <w:bookmarkEnd w:id="383"/>
      <w:r>
        <w:rPr>
          <w:rFonts w:ascii="Times New Roman" w:eastAsia="Times New Roman" w:hAnsi="Times New Roman" w:cs="Times New Roman"/>
          <w:color w:val="000000"/>
          <w:sz w:val="24"/>
          <w:szCs w:val="24"/>
        </w:rPr>
        <w:t xml:space="preserve">2.4.2 </w:t>
      </w:r>
      <w:r w:rsidR="004C65CB">
        <w:rPr>
          <w:rFonts w:ascii="Times New Roman" w:eastAsia="Times New Roman" w:hAnsi="Times New Roman" w:cs="Times New Roman"/>
          <w:color w:val="000000"/>
          <w:sz w:val="24"/>
          <w:szCs w:val="24"/>
        </w:rPr>
        <w:t>M</w:t>
      </w:r>
      <w:r w:rsidR="00DD3157">
        <w:rPr>
          <w:rFonts w:ascii="Times New Roman" w:eastAsia="Times New Roman" w:hAnsi="Times New Roman" w:cs="Times New Roman"/>
          <w:color w:val="000000"/>
          <w:sz w:val="24"/>
          <w:szCs w:val="24"/>
        </w:rPr>
        <w:t>-</w:t>
      </w:r>
      <w:r w:rsidR="004C65CB">
        <w:rPr>
          <w:rFonts w:ascii="Times New Roman" w:eastAsia="Times New Roman" w:hAnsi="Times New Roman" w:cs="Times New Roman"/>
          <w:color w:val="000000"/>
          <w:sz w:val="24"/>
          <w:szCs w:val="24"/>
        </w:rPr>
        <w:t>TIBA</w:t>
      </w:r>
      <w:bookmarkEnd w:id="384"/>
    </w:p>
    <w:p w14:paraId="4E93E91C" w14:textId="3E71C107" w:rsidR="00A83B2C" w:rsidRPr="00A83B2C" w:rsidRDefault="009F43D5" w:rsidP="00DC1F5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83B2C" w:rsidRPr="00A83B2C">
        <w:rPr>
          <w:rFonts w:ascii="Times New Roman" w:hAnsi="Times New Roman" w:cs="Times New Roman"/>
          <w:sz w:val="24"/>
          <w:szCs w:val="24"/>
          <w:lang w:val="en-US"/>
        </w:rPr>
        <w:t>Kenyans can save, pay, or receive money using this mobile health care software, which was created and released in 2016. This helps them manage their medical costs by facilitating access to healthcare services</w:t>
      </w:r>
      <w:r w:rsidR="005230C5">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121878128"/>
          <w:citation/>
        </w:sdtPr>
        <w:sdtEndPr/>
        <w:sdtContent>
          <w:r w:rsidR="005230C5">
            <w:rPr>
              <w:rFonts w:ascii="Times New Roman" w:hAnsi="Times New Roman" w:cs="Times New Roman"/>
              <w:sz w:val="24"/>
              <w:szCs w:val="24"/>
              <w:lang w:val="en-US"/>
            </w:rPr>
            <w:fldChar w:fldCharType="begin"/>
          </w:r>
          <w:r w:rsidR="005230C5">
            <w:rPr>
              <w:rFonts w:ascii="Times New Roman" w:hAnsi="Times New Roman" w:cs="Times New Roman"/>
              <w:sz w:val="24"/>
              <w:szCs w:val="24"/>
              <w:lang w:val="en-US"/>
            </w:rPr>
            <w:instrText xml:space="preserve"> CITATION Ken \l 1033 </w:instrText>
          </w:r>
          <w:r w:rsidR="005230C5">
            <w:rPr>
              <w:rFonts w:ascii="Times New Roman" w:hAnsi="Times New Roman" w:cs="Times New Roman"/>
              <w:sz w:val="24"/>
              <w:szCs w:val="24"/>
              <w:lang w:val="en-US"/>
            </w:rPr>
            <w:fldChar w:fldCharType="separate"/>
          </w:r>
          <w:r w:rsidR="005230C5" w:rsidRPr="005230C5">
            <w:rPr>
              <w:rFonts w:ascii="Times New Roman" w:hAnsi="Times New Roman" w:cs="Times New Roman"/>
              <w:noProof/>
              <w:sz w:val="24"/>
              <w:szCs w:val="24"/>
              <w:lang w:val="en-US"/>
            </w:rPr>
            <w:t>(https://kenyanest.com/top-8-best-medical-and-healthcare-apps-in-kenya/)</w:t>
          </w:r>
          <w:r w:rsidR="005230C5">
            <w:rPr>
              <w:rFonts w:ascii="Times New Roman" w:hAnsi="Times New Roman" w:cs="Times New Roman"/>
              <w:sz w:val="24"/>
              <w:szCs w:val="24"/>
              <w:lang w:val="en-US"/>
            </w:rPr>
            <w:fldChar w:fldCharType="end"/>
          </w:r>
        </w:sdtContent>
      </w:sdt>
      <w:r w:rsidR="00A83B2C" w:rsidRPr="00A83B2C">
        <w:rPr>
          <w:rFonts w:ascii="Times New Roman" w:hAnsi="Times New Roman" w:cs="Times New Roman"/>
          <w:sz w:val="24"/>
          <w:szCs w:val="24"/>
          <w:lang w:val="en-US"/>
        </w:rPr>
        <w:t>. You can visit the mtiba.com website to learn more.</w:t>
      </w:r>
      <w:r w:rsidR="006D1B0F">
        <w:rPr>
          <w:rFonts w:ascii="Times New Roman" w:hAnsi="Times New Roman" w:cs="Times New Roman"/>
          <w:sz w:val="24"/>
          <w:szCs w:val="24"/>
          <w:lang w:val="en-US"/>
        </w:rPr>
        <w:t xml:space="preserve"> This can be misused by some people as </w:t>
      </w:r>
      <w:r w:rsidR="00A73536">
        <w:rPr>
          <w:rFonts w:ascii="Times New Roman" w:hAnsi="Times New Roman" w:cs="Times New Roman"/>
          <w:sz w:val="24"/>
          <w:szCs w:val="24"/>
          <w:lang w:val="en-US"/>
        </w:rPr>
        <w:t>the money is used for other uses instead of medical emergencies.</w:t>
      </w:r>
    </w:p>
    <w:p w14:paraId="58DBC957" w14:textId="77777777" w:rsidR="009322F8" w:rsidRDefault="009322F8" w:rsidP="009322F8">
      <w:pPr>
        <w:keepNext/>
      </w:pPr>
      <w:r>
        <w:rPr>
          <w:rFonts w:ascii="Times New Roman" w:hAnsi="Times New Roman" w:cs="Times New Roman"/>
          <w:noProof/>
          <w:sz w:val="24"/>
          <w:szCs w:val="24"/>
        </w:rPr>
        <w:lastRenderedPageBreak/>
        <w:drawing>
          <wp:inline distT="0" distB="0" distL="0" distR="0" wp14:anchorId="4DAA5A1C" wp14:editId="672283DD">
            <wp:extent cx="5431790" cy="3752850"/>
            <wp:effectExtent l="0" t="0" r="0" b="0"/>
            <wp:docPr id="1655399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99301" name="Picture 1655399301"/>
                    <pic:cNvPicPr/>
                  </pic:nvPicPr>
                  <pic:blipFill>
                    <a:blip r:embed="rId11">
                      <a:extLst>
                        <a:ext uri="{28A0092B-C50C-407E-A947-70E740481C1C}">
                          <a14:useLocalDpi xmlns:a14="http://schemas.microsoft.com/office/drawing/2010/main" val="0"/>
                        </a:ext>
                      </a:extLst>
                    </a:blip>
                    <a:stretch>
                      <a:fillRect/>
                    </a:stretch>
                  </pic:blipFill>
                  <pic:spPr>
                    <a:xfrm>
                      <a:off x="0" y="0"/>
                      <a:ext cx="5431790" cy="3752850"/>
                    </a:xfrm>
                    <a:prstGeom prst="rect">
                      <a:avLst/>
                    </a:prstGeom>
                  </pic:spPr>
                </pic:pic>
              </a:graphicData>
            </a:graphic>
          </wp:inline>
        </w:drawing>
      </w:r>
    </w:p>
    <w:p w14:paraId="3597FA16" w14:textId="610F389D" w:rsidR="00DD3157" w:rsidRPr="00DD3157" w:rsidRDefault="009322F8" w:rsidP="009322F8">
      <w:pPr>
        <w:pStyle w:val="Caption"/>
        <w:rPr>
          <w:rFonts w:ascii="Times New Roman" w:hAnsi="Times New Roman" w:cs="Times New Roman"/>
          <w:sz w:val="24"/>
          <w:szCs w:val="24"/>
        </w:rPr>
      </w:pPr>
      <w:bookmarkStart w:id="385" w:name="_Toc180252282"/>
      <w:r>
        <w:t xml:space="preserve">Figure 2. </w:t>
      </w:r>
      <w:fldSimple w:instr=" SEQ Figure_2. \* ARABIC ">
        <w:r w:rsidR="0050740E">
          <w:rPr>
            <w:noProof/>
          </w:rPr>
          <w:t>2</w:t>
        </w:r>
      </w:fldSimple>
      <w:r>
        <w:t>M-TIBA</w:t>
      </w:r>
      <w:bookmarkEnd w:id="385"/>
    </w:p>
    <w:p w14:paraId="489040D1" w14:textId="6A50DF95" w:rsidR="00EE3317" w:rsidRDefault="00EE3317" w:rsidP="00EE3317">
      <w:pPr>
        <w:pStyle w:val="Heading3"/>
        <w:rPr>
          <w:rFonts w:ascii="Times New Roman" w:eastAsia="Times New Roman" w:hAnsi="Times New Roman" w:cs="Times New Roman"/>
          <w:color w:val="000000"/>
          <w:sz w:val="24"/>
          <w:szCs w:val="24"/>
        </w:rPr>
      </w:pPr>
      <w:bookmarkStart w:id="386" w:name="_Toc184632639"/>
      <w:r>
        <w:rPr>
          <w:rFonts w:ascii="Times New Roman" w:eastAsia="Times New Roman" w:hAnsi="Times New Roman" w:cs="Times New Roman"/>
          <w:color w:val="000000"/>
          <w:sz w:val="24"/>
          <w:szCs w:val="24"/>
        </w:rPr>
        <w:t xml:space="preserve">2.4.3 </w:t>
      </w:r>
      <w:r w:rsidR="00E53061">
        <w:rPr>
          <w:rFonts w:ascii="Times New Roman" w:eastAsia="Times New Roman" w:hAnsi="Times New Roman" w:cs="Times New Roman"/>
          <w:color w:val="000000"/>
          <w:sz w:val="24"/>
          <w:szCs w:val="24"/>
        </w:rPr>
        <w:t>MedAfrica</w:t>
      </w:r>
      <w:bookmarkEnd w:id="386"/>
    </w:p>
    <w:p w14:paraId="40A0D68E" w14:textId="0AF1E99C" w:rsidR="00E53061" w:rsidRDefault="00490763" w:rsidP="009F43D5">
      <w:pPr>
        <w:spacing w:line="360" w:lineRule="auto"/>
        <w:jc w:val="both"/>
        <w:rPr>
          <w:rFonts w:ascii="Times New Roman" w:hAnsi="Times New Roman" w:cs="Times New Roman"/>
          <w:sz w:val="24"/>
          <w:szCs w:val="24"/>
        </w:rPr>
      </w:pPr>
      <w:r>
        <w:t xml:space="preserve"> </w:t>
      </w:r>
      <w:r>
        <w:rPr>
          <w:rFonts w:ascii="Times New Roman" w:hAnsi="Times New Roman" w:cs="Times New Roman"/>
          <w:sz w:val="24"/>
          <w:szCs w:val="24"/>
        </w:rPr>
        <w:t>This is an application developed by Simba Technologies and was launched in November, 2011.</w:t>
      </w:r>
      <w:r w:rsidR="00AC45C9">
        <w:rPr>
          <w:rFonts w:ascii="Times New Roman" w:hAnsi="Times New Roman" w:cs="Times New Roman"/>
          <w:sz w:val="24"/>
          <w:szCs w:val="24"/>
        </w:rPr>
        <w:t xml:space="preserve"> It allows users to access</w:t>
      </w:r>
      <w:r w:rsidR="0083237D">
        <w:rPr>
          <w:rFonts w:ascii="Times New Roman" w:hAnsi="Times New Roman" w:cs="Times New Roman"/>
          <w:sz w:val="24"/>
          <w:szCs w:val="24"/>
        </w:rPr>
        <w:t xml:space="preserve"> medical related information </w:t>
      </w:r>
      <w:r w:rsidR="00F1268E">
        <w:rPr>
          <w:rFonts w:ascii="Times New Roman" w:hAnsi="Times New Roman" w:cs="Times New Roman"/>
          <w:sz w:val="24"/>
          <w:szCs w:val="24"/>
        </w:rPr>
        <w:t>such as monitoring symptoms, locating a hospital among others</w:t>
      </w:r>
      <w:r w:rsidR="005230C5">
        <w:rPr>
          <w:rFonts w:ascii="Times New Roman" w:hAnsi="Times New Roman" w:cs="Times New Roman"/>
          <w:sz w:val="24"/>
          <w:szCs w:val="24"/>
        </w:rPr>
        <w:t xml:space="preserve"> </w:t>
      </w:r>
      <w:sdt>
        <w:sdtPr>
          <w:rPr>
            <w:rFonts w:ascii="Times New Roman" w:hAnsi="Times New Roman" w:cs="Times New Roman"/>
            <w:sz w:val="24"/>
            <w:szCs w:val="24"/>
          </w:rPr>
          <w:id w:val="778307280"/>
          <w:citation/>
        </w:sdtPr>
        <w:sdtEndPr/>
        <w:sdtContent>
          <w:r w:rsidR="005230C5">
            <w:rPr>
              <w:rFonts w:ascii="Times New Roman" w:hAnsi="Times New Roman" w:cs="Times New Roman"/>
              <w:sz w:val="24"/>
              <w:szCs w:val="24"/>
            </w:rPr>
            <w:fldChar w:fldCharType="begin"/>
          </w:r>
          <w:r w:rsidR="005230C5">
            <w:rPr>
              <w:rFonts w:ascii="Times New Roman" w:hAnsi="Times New Roman" w:cs="Times New Roman"/>
              <w:sz w:val="24"/>
              <w:szCs w:val="24"/>
              <w:lang w:val="en-US"/>
            </w:rPr>
            <w:instrText xml:space="preserve"> CITATION Ken \l 1033 </w:instrText>
          </w:r>
          <w:r w:rsidR="005230C5">
            <w:rPr>
              <w:rFonts w:ascii="Times New Roman" w:hAnsi="Times New Roman" w:cs="Times New Roman"/>
              <w:sz w:val="24"/>
              <w:szCs w:val="24"/>
            </w:rPr>
            <w:fldChar w:fldCharType="separate"/>
          </w:r>
          <w:r w:rsidR="005230C5" w:rsidRPr="005230C5">
            <w:rPr>
              <w:rFonts w:ascii="Times New Roman" w:hAnsi="Times New Roman" w:cs="Times New Roman"/>
              <w:noProof/>
              <w:sz w:val="24"/>
              <w:szCs w:val="24"/>
              <w:lang w:val="en-US"/>
            </w:rPr>
            <w:t>(https://kenyanest.com/top-8-best-medical-and-healthcare-apps-in-kenya/)</w:t>
          </w:r>
          <w:r w:rsidR="005230C5">
            <w:rPr>
              <w:rFonts w:ascii="Times New Roman" w:hAnsi="Times New Roman" w:cs="Times New Roman"/>
              <w:sz w:val="24"/>
              <w:szCs w:val="24"/>
            </w:rPr>
            <w:fldChar w:fldCharType="end"/>
          </w:r>
        </w:sdtContent>
      </w:sdt>
      <w:r w:rsidR="00F1268E">
        <w:rPr>
          <w:rFonts w:ascii="Times New Roman" w:hAnsi="Times New Roman" w:cs="Times New Roman"/>
          <w:sz w:val="24"/>
          <w:szCs w:val="24"/>
        </w:rPr>
        <w:t>.</w:t>
      </w:r>
      <w:r w:rsidR="009F43D5">
        <w:rPr>
          <w:rFonts w:ascii="Times New Roman" w:hAnsi="Times New Roman" w:cs="Times New Roman"/>
          <w:sz w:val="24"/>
          <w:szCs w:val="24"/>
        </w:rPr>
        <w:t xml:space="preserve"> This can lead to misdiagnosis of an individual as sometimes the symptoms are similar to other illnesses.</w:t>
      </w:r>
    </w:p>
    <w:p w14:paraId="31D72551" w14:textId="77777777" w:rsidR="000D0208" w:rsidRDefault="00EC777E" w:rsidP="000D0208">
      <w:pPr>
        <w:keepNext/>
      </w:pPr>
      <w:r>
        <w:rPr>
          <w:rFonts w:ascii="Times New Roman" w:hAnsi="Times New Roman" w:cs="Times New Roman"/>
          <w:noProof/>
          <w:sz w:val="24"/>
          <w:szCs w:val="24"/>
        </w:rPr>
        <w:lastRenderedPageBreak/>
        <w:drawing>
          <wp:inline distT="0" distB="0" distL="0" distR="0" wp14:anchorId="0F847731" wp14:editId="615018ED">
            <wp:extent cx="2657306" cy="3295650"/>
            <wp:effectExtent l="0" t="0" r="0" b="0"/>
            <wp:docPr id="148781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19015" name="Picture 1487819015"/>
                    <pic:cNvPicPr/>
                  </pic:nvPicPr>
                  <pic:blipFill>
                    <a:blip r:embed="rId12">
                      <a:extLst>
                        <a:ext uri="{28A0092B-C50C-407E-A947-70E740481C1C}">
                          <a14:useLocalDpi xmlns:a14="http://schemas.microsoft.com/office/drawing/2010/main" val="0"/>
                        </a:ext>
                      </a:extLst>
                    </a:blip>
                    <a:stretch>
                      <a:fillRect/>
                    </a:stretch>
                  </pic:blipFill>
                  <pic:spPr>
                    <a:xfrm>
                      <a:off x="0" y="0"/>
                      <a:ext cx="2682242" cy="3326577"/>
                    </a:xfrm>
                    <a:prstGeom prst="rect">
                      <a:avLst/>
                    </a:prstGeom>
                  </pic:spPr>
                </pic:pic>
              </a:graphicData>
            </a:graphic>
          </wp:inline>
        </w:drawing>
      </w:r>
    </w:p>
    <w:p w14:paraId="78BF2221" w14:textId="210BF87F" w:rsidR="00EC777E" w:rsidRPr="00490763" w:rsidRDefault="000D0208" w:rsidP="000D0208">
      <w:pPr>
        <w:pStyle w:val="Caption"/>
        <w:rPr>
          <w:rFonts w:ascii="Times New Roman" w:hAnsi="Times New Roman" w:cs="Times New Roman"/>
          <w:sz w:val="24"/>
          <w:szCs w:val="24"/>
        </w:rPr>
      </w:pPr>
      <w:bookmarkStart w:id="387" w:name="_Toc180252283"/>
      <w:r>
        <w:t xml:space="preserve">Figure 2. </w:t>
      </w:r>
      <w:fldSimple w:instr=" SEQ Figure_2. \* ARABIC ">
        <w:r w:rsidR="0050740E">
          <w:rPr>
            <w:noProof/>
          </w:rPr>
          <w:t>3</w:t>
        </w:r>
      </w:fldSimple>
      <w:r>
        <w:t xml:space="preserve"> MedAfrica</w:t>
      </w:r>
      <w:bookmarkEnd w:id="387"/>
    </w:p>
    <w:p w14:paraId="61136F36" w14:textId="77777777" w:rsidR="00EE3317" w:rsidRDefault="00EE3317" w:rsidP="00EE3317">
      <w:pPr>
        <w:pStyle w:val="Heading2"/>
        <w:rPr>
          <w:rFonts w:ascii="Times New Roman" w:eastAsia="Times New Roman" w:hAnsi="Times New Roman" w:cs="Times New Roman"/>
          <w:color w:val="000000"/>
          <w:sz w:val="24"/>
          <w:szCs w:val="24"/>
        </w:rPr>
      </w:pPr>
      <w:bookmarkStart w:id="388" w:name="_2bn6wsx" w:colFirst="0" w:colLast="0"/>
      <w:bookmarkStart w:id="389" w:name="_3as4poj" w:colFirst="0" w:colLast="0"/>
      <w:bookmarkStart w:id="390" w:name="_Toc184632640"/>
      <w:bookmarkEnd w:id="388"/>
      <w:bookmarkEnd w:id="389"/>
      <w:r>
        <w:rPr>
          <w:rFonts w:ascii="Times New Roman" w:eastAsia="Times New Roman" w:hAnsi="Times New Roman" w:cs="Times New Roman"/>
          <w:color w:val="000000"/>
          <w:sz w:val="24"/>
          <w:szCs w:val="24"/>
        </w:rPr>
        <w:t>2.5 Conceptual Framework</w:t>
      </w:r>
      <w:bookmarkEnd w:id="390"/>
    </w:p>
    <w:p w14:paraId="7086E4BB" w14:textId="7E9D182D" w:rsidR="00EE3317" w:rsidRDefault="001428BC" w:rsidP="00FF1A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05270">
        <w:rPr>
          <w:rFonts w:ascii="Times New Roman" w:hAnsi="Times New Roman" w:cs="Times New Roman"/>
          <w:sz w:val="24"/>
          <w:szCs w:val="24"/>
        </w:rPr>
        <w:t xml:space="preserve">Here is a detailed explanation of how the </w:t>
      </w:r>
      <w:r w:rsidR="0075052E">
        <w:rPr>
          <w:rFonts w:ascii="Times New Roman" w:hAnsi="Times New Roman" w:cs="Times New Roman"/>
          <w:sz w:val="24"/>
          <w:szCs w:val="24"/>
        </w:rPr>
        <w:t>HealthConnect system</w:t>
      </w:r>
      <w:r w:rsidR="00A05270">
        <w:rPr>
          <w:rFonts w:ascii="Times New Roman" w:hAnsi="Times New Roman" w:cs="Times New Roman"/>
          <w:sz w:val="24"/>
          <w:szCs w:val="24"/>
        </w:rPr>
        <w:t xml:space="preserve"> </w:t>
      </w:r>
      <w:r>
        <w:rPr>
          <w:rFonts w:ascii="Times New Roman" w:hAnsi="Times New Roman" w:cs="Times New Roman"/>
          <w:sz w:val="24"/>
          <w:szCs w:val="24"/>
        </w:rPr>
        <w:t>is supposed to work;</w:t>
      </w:r>
    </w:p>
    <w:p w14:paraId="783D385B" w14:textId="04FAC86C" w:rsidR="00957918" w:rsidRDefault="00CA0BEF" w:rsidP="00FF1A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28BC">
        <w:rPr>
          <w:rFonts w:ascii="Times New Roman" w:hAnsi="Times New Roman" w:cs="Times New Roman"/>
          <w:sz w:val="24"/>
          <w:szCs w:val="24"/>
        </w:rPr>
        <w:t xml:space="preserve">The </w:t>
      </w:r>
      <w:r w:rsidR="009B1381">
        <w:rPr>
          <w:rFonts w:ascii="Times New Roman" w:hAnsi="Times New Roman" w:cs="Times New Roman"/>
          <w:sz w:val="24"/>
          <w:szCs w:val="24"/>
        </w:rPr>
        <w:t>patient</w:t>
      </w:r>
      <w:r w:rsidR="00F70EEA">
        <w:rPr>
          <w:rFonts w:ascii="Times New Roman" w:hAnsi="Times New Roman" w:cs="Times New Roman"/>
          <w:sz w:val="24"/>
          <w:szCs w:val="24"/>
        </w:rPr>
        <w:t xml:space="preserve"> accesses the website on one’s device. One then</w:t>
      </w:r>
      <w:r w:rsidR="001428BC">
        <w:rPr>
          <w:rFonts w:ascii="Times New Roman" w:hAnsi="Times New Roman" w:cs="Times New Roman"/>
          <w:sz w:val="24"/>
          <w:szCs w:val="24"/>
        </w:rPr>
        <w:t xml:space="preserve"> registers an acco</w:t>
      </w:r>
      <w:r w:rsidR="00366BD6">
        <w:rPr>
          <w:rFonts w:ascii="Times New Roman" w:hAnsi="Times New Roman" w:cs="Times New Roman"/>
          <w:sz w:val="24"/>
          <w:szCs w:val="24"/>
        </w:rPr>
        <w:t xml:space="preserve">unt with one’s details. One then logs in a </w:t>
      </w:r>
      <w:r w:rsidR="001C4A83">
        <w:rPr>
          <w:rFonts w:ascii="Times New Roman" w:hAnsi="Times New Roman" w:cs="Times New Roman"/>
          <w:sz w:val="24"/>
          <w:szCs w:val="24"/>
        </w:rPr>
        <w:t xml:space="preserve">selects an available doctor and starts a conversation. </w:t>
      </w:r>
      <w:r w:rsidR="0034230E">
        <w:rPr>
          <w:rFonts w:ascii="Times New Roman" w:hAnsi="Times New Roman" w:cs="Times New Roman"/>
          <w:sz w:val="24"/>
          <w:szCs w:val="24"/>
        </w:rPr>
        <w:t xml:space="preserve">Once one has received </w:t>
      </w:r>
      <w:r w:rsidR="00A9081E">
        <w:rPr>
          <w:rFonts w:ascii="Times New Roman" w:hAnsi="Times New Roman" w:cs="Times New Roman"/>
          <w:sz w:val="24"/>
          <w:szCs w:val="24"/>
        </w:rPr>
        <w:t>medical advice pertaining to their condition, one then proceeds to pays the consultation fee</w:t>
      </w:r>
      <w:r w:rsidR="009B1381">
        <w:rPr>
          <w:rFonts w:ascii="Times New Roman" w:hAnsi="Times New Roman" w:cs="Times New Roman"/>
          <w:sz w:val="24"/>
          <w:szCs w:val="24"/>
        </w:rPr>
        <w:t xml:space="preserve"> after which one signs out.</w:t>
      </w:r>
    </w:p>
    <w:p w14:paraId="4018AEED" w14:textId="23E78C23" w:rsidR="000E5610" w:rsidRDefault="00CA0BEF" w:rsidP="00FF1A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A1261">
        <w:rPr>
          <w:rFonts w:ascii="Times New Roman" w:hAnsi="Times New Roman" w:cs="Times New Roman"/>
          <w:sz w:val="24"/>
          <w:szCs w:val="24"/>
        </w:rPr>
        <w:t>The doctor accesses the website on one’s device. One then registers an account with one’s details.</w:t>
      </w:r>
      <w:r w:rsidR="00721010">
        <w:rPr>
          <w:rFonts w:ascii="Times New Roman" w:hAnsi="Times New Roman" w:cs="Times New Roman"/>
          <w:sz w:val="24"/>
          <w:szCs w:val="24"/>
        </w:rPr>
        <w:t xml:space="preserve"> The admin verifies if one is a genuine doctor.</w:t>
      </w:r>
      <w:r w:rsidR="000E5610">
        <w:rPr>
          <w:rFonts w:ascii="Times New Roman" w:hAnsi="Times New Roman" w:cs="Times New Roman"/>
          <w:sz w:val="24"/>
          <w:szCs w:val="24"/>
        </w:rPr>
        <w:t xml:space="preserve"> One then proceeds to log in and th</w:t>
      </w:r>
      <w:r w:rsidR="00E062CF">
        <w:rPr>
          <w:rFonts w:ascii="Times New Roman" w:hAnsi="Times New Roman" w:cs="Times New Roman"/>
          <w:sz w:val="24"/>
          <w:szCs w:val="24"/>
        </w:rPr>
        <w:t>en wait for patient to initiate conversation. Once one is done</w:t>
      </w:r>
      <w:r w:rsidR="002A7213">
        <w:rPr>
          <w:rFonts w:ascii="Times New Roman" w:hAnsi="Times New Roman" w:cs="Times New Roman"/>
          <w:sz w:val="24"/>
          <w:szCs w:val="24"/>
        </w:rPr>
        <w:t xml:space="preserve">, </w:t>
      </w:r>
      <w:r w:rsidR="003D3503">
        <w:rPr>
          <w:rFonts w:ascii="Times New Roman" w:hAnsi="Times New Roman" w:cs="Times New Roman"/>
          <w:sz w:val="24"/>
          <w:szCs w:val="24"/>
        </w:rPr>
        <w:t xml:space="preserve">one </w:t>
      </w:r>
      <w:r w:rsidR="002A7213">
        <w:rPr>
          <w:rFonts w:ascii="Times New Roman" w:hAnsi="Times New Roman" w:cs="Times New Roman"/>
          <w:sz w:val="24"/>
          <w:szCs w:val="24"/>
        </w:rPr>
        <w:t xml:space="preserve">can proceed to wait for the next patient. When </w:t>
      </w:r>
      <w:r w:rsidR="003D3503">
        <w:rPr>
          <w:rFonts w:ascii="Times New Roman" w:hAnsi="Times New Roman" w:cs="Times New Roman"/>
          <w:sz w:val="24"/>
          <w:szCs w:val="24"/>
        </w:rPr>
        <w:t>one’s time is done, one can proceed to log out.</w:t>
      </w:r>
    </w:p>
    <w:p w14:paraId="146C5304" w14:textId="04F7D756" w:rsidR="00DA23B3" w:rsidRPr="00FF1AE1" w:rsidRDefault="00CA0BEF" w:rsidP="00FF1A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3503">
        <w:rPr>
          <w:rFonts w:ascii="Times New Roman" w:hAnsi="Times New Roman" w:cs="Times New Roman"/>
          <w:sz w:val="24"/>
          <w:szCs w:val="24"/>
        </w:rPr>
        <w:t xml:space="preserve">The admin </w:t>
      </w:r>
      <w:r w:rsidR="00294C54">
        <w:rPr>
          <w:rFonts w:ascii="Times New Roman" w:hAnsi="Times New Roman" w:cs="Times New Roman"/>
          <w:sz w:val="24"/>
          <w:szCs w:val="24"/>
        </w:rPr>
        <w:t>registers details then logs in. one proceeds to monitor the network for any suspicious activity</w:t>
      </w:r>
      <w:r w:rsidR="00887B31">
        <w:rPr>
          <w:rFonts w:ascii="Times New Roman" w:hAnsi="Times New Roman" w:cs="Times New Roman"/>
          <w:sz w:val="24"/>
          <w:szCs w:val="24"/>
        </w:rPr>
        <w:t>. After that, one then logs out.</w:t>
      </w:r>
    </w:p>
    <w:p w14:paraId="58C22D03" w14:textId="77777777" w:rsidR="0050740E" w:rsidRDefault="0050740E" w:rsidP="0050740E">
      <w:pPr>
        <w:keepNext/>
        <w:spacing w:before="280" w:after="280" w:line="360" w:lineRule="auto"/>
      </w:pPr>
      <w:r>
        <w:rPr>
          <w:rFonts w:ascii="Times New Roman" w:eastAsia="Times New Roman" w:hAnsi="Times New Roman" w:cs="Times New Roman"/>
          <w:noProof/>
          <w:sz w:val="24"/>
          <w:szCs w:val="24"/>
        </w:rPr>
        <w:lastRenderedPageBreak/>
        <w:drawing>
          <wp:inline distT="0" distB="0" distL="0" distR="0" wp14:anchorId="324213D2" wp14:editId="3B19B39C">
            <wp:extent cx="3886200" cy="3453384"/>
            <wp:effectExtent l="0" t="0" r="0" b="0"/>
            <wp:docPr id="156830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08315" name="Picture 15683083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3453384"/>
                    </a:xfrm>
                    <a:prstGeom prst="rect">
                      <a:avLst/>
                    </a:prstGeom>
                  </pic:spPr>
                </pic:pic>
              </a:graphicData>
            </a:graphic>
          </wp:inline>
        </w:drawing>
      </w:r>
    </w:p>
    <w:p w14:paraId="15634047" w14:textId="08C8FF42" w:rsidR="00EE3317" w:rsidRDefault="0050740E" w:rsidP="0050740E">
      <w:pPr>
        <w:pStyle w:val="Caption"/>
        <w:rPr>
          <w:rFonts w:ascii="Times New Roman" w:eastAsia="Times New Roman" w:hAnsi="Times New Roman" w:cs="Times New Roman"/>
          <w:sz w:val="24"/>
          <w:szCs w:val="24"/>
        </w:rPr>
      </w:pPr>
      <w:bookmarkStart w:id="391" w:name="_Toc180252284"/>
      <w:r>
        <w:t xml:space="preserve">Figure 2. </w:t>
      </w:r>
      <w:fldSimple w:instr=" SEQ Figure_2. \* ARABIC ">
        <w:r>
          <w:rPr>
            <w:noProof/>
          </w:rPr>
          <w:t>4</w:t>
        </w:r>
      </w:fldSimple>
      <w:r>
        <w:t>Conceptual Framework</w:t>
      </w:r>
      <w:bookmarkEnd w:id="391"/>
    </w:p>
    <w:p w14:paraId="1BA5ABA7" w14:textId="77777777" w:rsidR="00EE3317" w:rsidRDefault="00EE3317" w:rsidP="00EE331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DB6E090" w14:textId="77777777" w:rsidR="00EE3317" w:rsidRDefault="00EE3317" w:rsidP="0034241E">
      <w:pPr>
        <w:pStyle w:val="Heading1"/>
      </w:pPr>
      <w:bookmarkStart w:id="392" w:name="_1pxezwc" w:colFirst="0" w:colLast="0"/>
      <w:bookmarkStart w:id="393" w:name="_Toc184632641"/>
      <w:bookmarkEnd w:id="392"/>
      <w:r>
        <w:lastRenderedPageBreak/>
        <w:t>Chapter 3: Research Methodology</w:t>
      </w:r>
      <w:bookmarkEnd w:id="393"/>
    </w:p>
    <w:p w14:paraId="2BD1C550" w14:textId="77777777" w:rsidR="00EE3317" w:rsidRDefault="00EE3317" w:rsidP="00EE3317">
      <w:pPr>
        <w:pStyle w:val="Heading2"/>
        <w:jc w:val="both"/>
        <w:rPr>
          <w:rFonts w:ascii="Times New Roman" w:eastAsia="Times New Roman" w:hAnsi="Times New Roman" w:cs="Times New Roman"/>
          <w:color w:val="000000"/>
          <w:sz w:val="24"/>
          <w:szCs w:val="24"/>
        </w:rPr>
      </w:pPr>
      <w:bookmarkStart w:id="394" w:name="_49x2ik5" w:colFirst="0" w:colLast="0"/>
      <w:bookmarkStart w:id="395" w:name="_Toc184632642"/>
      <w:bookmarkEnd w:id="394"/>
      <w:r>
        <w:rPr>
          <w:rFonts w:ascii="Times New Roman" w:eastAsia="Times New Roman" w:hAnsi="Times New Roman" w:cs="Times New Roman"/>
          <w:color w:val="000000"/>
          <w:sz w:val="24"/>
          <w:szCs w:val="24"/>
        </w:rPr>
        <w:t>3.1 Introduction</w:t>
      </w:r>
      <w:bookmarkEnd w:id="395"/>
    </w:p>
    <w:p w14:paraId="1E7326A2" w14:textId="483C553F" w:rsidR="00482E3D" w:rsidRPr="00B1172F" w:rsidRDefault="00B1172F" w:rsidP="00B117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1172F">
        <w:rPr>
          <w:rFonts w:ascii="Times New Roman" w:hAnsi="Times New Roman" w:cs="Times New Roman"/>
          <w:sz w:val="24"/>
          <w:szCs w:val="24"/>
          <w:lang w:val="en-US"/>
        </w:rPr>
        <w:t xml:space="preserve">Because it is easier to maintain, modular, and reusable, the development model that has been selected for this chapter is named OOAD (Object-Oriented Analysis and Design). The extreme prototyping method of system development, which will be used in the creation of the website, will also be covered. Along with listing and discussing the tools—such as </w:t>
      </w:r>
      <w:r w:rsidR="00A61035">
        <w:rPr>
          <w:rFonts w:ascii="Times New Roman" w:hAnsi="Times New Roman" w:cs="Times New Roman"/>
          <w:sz w:val="24"/>
          <w:szCs w:val="24"/>
          <w:lang w:val="en-US"/>
        </w:rPr>
        <w:t>Figma</w:t>
      </w:r>
      <w:r w:rsidRPr="00B1172F">
        <w:rPr>
          <w:rFonts w:ascii="Times New Roman" w:hAnsi="Times New Roman" w:cs="Times New Roman"/>
          <w:sz w:val="24"/>
          <w:szCs w:val="24"/>
          <w:lang w:val="en-US"/>
        </w:rPr>
        <w:t xml:space="preserve"> for the user interface design, MySQL for the database structure, and Lucid Chart for a use case diagram—this chapter will also go into the methods that will be employed in the system's construction.</w:t>
      </w:r>
    </w:p>
    <w:p w14:paraId="42CC07FF" w14:textId="11EB6301" w:rsidR="00EE3317" w:rsidRDefault="00EE3317" w:rsidP="00EE3317">
      <w:pPr>
        <w:pStyle w:val="Heading2"/>
        <w:jc w:val="both"/>
        <w:rPr>
          <w:rFonts w:ascii="Times New Roman" w:eastAsia="Times New Roman" w:hAnsi="Times New Roman" w:cs="Times New Roman"/>
          <w:color w:val="000000"/>
          <w:sz w:val="24"/>
          <w:szCs w:val="24"/>
        </w:rPr>
      </w:pPr>
      <w:bookmarkStart w:id="396" w:name="_2p2csry" w:colFirst="0" w:colLast="0"/>
      <w:bookmarkStart w:id="397" w:name="_Toc184632643"/>
      <w:bookmarkEnd w:id="396"/>
      <w:r>
        <w:rPr>
          <w:rFonts w:ascii="Times New Roman" w:eastAsia="Times New Roman" w:hAnsi="Times New Roman" w:cs="Times New Roman"/>
          <w:color w:val="000000"/>
          <w:sz w:val="24"/>
          <w:szCs w:val="24"/>
        </w:rPr>
        <w:t xml:space="preserve">3.2 </w:t>
      </w:r>
      <w:r w:rsidR="00EC2064">
        <w:rPr>
          <w:rFonts w:ascii="Times New Roman" w:eastAsia="Times New Roman" w:hAnsi="Times New Roman" w:cs="Times New Roman"/>
          <w:color w:val="000000"/>
          <w:sz w:val="24"/>
          <w:szCs w:val="24"/>
        </w:rPr>
        <w:t>Extreme Prototyping</w:t>
      </w:r>
      <w:r w:rsidR="00B67308">
        <w:rPr>
          <w:rFonts w:ascii="Times New Roman" w:eastAsia="Times New Roman" w:hAnsi="Times New Roman" w:cs="Times New Roman"/>
          <w:color w:val="000000"/>
          <w:sz w:val="24"/>
          <w:szCs w:val="24"/>
        </w:rPr>
        <w:t xml:space="preserve"> Methodology</w:t>
      </w:r>
      <w:bookmarkEnd w:id="397"/>
    </w:p>
    <w:p w14:paraId="058C30EF" w14:textId="092F3533" w:rsidR="009F4629" w:rsidRDefault="009F4629" w:rsidP="009F462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F4629">
        <w:rPr>
          <w:rFonts w:ascii="Times New Roman" w:hAnsi="Times New Roman" w:cs="Times New Roman"/>
          <w:sz w:val="24"/>
          <w:szCs w:val="24"/>
          <w:lang w:val="en-US"/>
        </w:rPr>
        <w:t>In order to create healthcare websites where user experience and functionality are crucial, this project will use extreme prototyping, a type of agile approach, which allows for the quick and iterative construction of prototypes.</w:t>
      </w:r>
      <w:r w:rsidR="002F4D46">
        <w:rPr>
          <w:rFonts w:ascii="Times New Roman" w:hAnsi="Times New Roman" w:cs="Times New Roman"/>
          <w:sz w:val="24"/>
          <w:szCs w:val="24"/>
          <w:lang w:val="en-US"/>
        </w:rPr>
        <w:t xml:space="preserve"> </w:t>
      </w:r>
      <w:r w:rsidR="00E21FC4">
        <w:rPr>
          <w:rFonts w:ascii="Times New Roman" w:hAnsi="Times New Roman" w:cs="Times New Roman"/>
          <w:sz w:val="24"/>
          <w:szCs w:val="24"/>
          <w:lang w:val="en-US"/>
        </w:rPr>
        <w:t>P</w:t>
      </w:r>
      <w:r w:rsidR="002F4D46">
        <w:rPr>
          <w:rFonts w:ascii="Times New Roman" w:hAnsi="Times New Roman" w:cs="Times New Roman"/>
          <w:sz w:val="24"/>
          <w:szCs w:val="24"/>
          <w:lang w:val="en-US"/>
        </w:rPr>
        <w:t>lann</w:t>
      </w:r>
      <w:r w:rsidR="00E21FC4">
        <w:rPr>
          <w:rFonts w:ascii="Times New Roman" w:hAnsi="Times New Roman" w:cs="Times New Roman"/>
          <w:sz w:val="24"/>
          <w:szCs w:val="24"/>
          <w:lang w:val="en-US"/>
        </w:rPr>
        <w:t xml:space="preserve">ing </w:t>
      </w:r>
      <w:r w:rsidR="009C6B55">
        <w:rPr>
          <w:rFonts w:ascii="Times New Roman" w:hAnsi="Times New Roman" w:cs="Times New Roman"/>
          <w:sz w:val="24"/>
          <w:szCs w:val="24"/>
          <w:lang w:val="en-US"/>
        </w:rPr>
        <w:t>is</w:t>
      </w:r>
      <w:r w:rsidR="00E21FC4">
        <w:rPr>
          <w:rFonts w:ascii="Times New Roman" w:hAnsi="Times New Roman" w:cs="Times New Roman"/>
          <w:sz w:val="24"/>
          <w:szCs w:val="24"/>
          <w:lang w:val="en-US"/>
        </w:rPr>
        <w:t xml:space="preserve"> done followed by</w:t>
      </w:r>
      <w:r w:rsidRPr="009F4629">
        <w:rPr>
          <w:rFonts w:ascii="Times New Roman" w:hAnsi="Times New Roman" w:cs="Times New Roman"/>
          <w:sz w:val="24"/>
          <w:szCs w:val="24"/>
          <w:lang w:val="en-US"/>
        </w:rPr>
        <w:t xml:space="preserve"> three primary sequential steps in the process: First, we will create HTML wireframes to represent the presentation layer. We will then integrate these wireframes with a prototype services layer to turn them into working HTML pages. Lastly, before putting the system into use, we will code the services layer and carry out extensive testing. This strategy will guarantee that the finished product efficiently satisfies user requirements and improves usability in general.</w:t>
      </w:r>
    </w:p>
    <w:p w14:paraId="6D81E208" w14:textId="77777777" w:rsidR="00FF406F" w:rsidRDefault="00FF406F" w:rsidP="00FF406F">
      <w:pPr>
        <w:keepNext/>
        <w:spacing w:line="360" w:lineRule="auto"/>
        <w:jc w:val="both"/>
      </w:pPr>
      <w:r>
        <w:rPr>
          <w:rFonts w:ascii="Times New Roman" w:hAnsi="Times New Roman" w:cs="Times New Roman"/>
          <w:noProof/>
          <w:sz w:val="24"/>
          <w:szCs w:val="24"/>
          <w:lang w:val="en-US"/>
        </w:rPr>
        <w:drawing>
          <wp:inline distT="0" distB="0" distL="0" distR="0" wp14:anchorId="364A8E48" wp14:editId="71934DB9">
            <wp:extent cx="5029200" cy="2314575"/>
            <wp:effectExtent l="0" t="0" r="0" b="9525"/>
            <wp:docPr id="1514665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65027" name="Picture 15146650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2314575"/>
                    </a:xfrm>
                    <a:prstGeom prst="rect">
                      <a:avLst/>
                    </a:prstGeom>
                  </pic:spPr>
                </pic:pic>
              </a:graphicData>
            </a:graphic>
          </wp:inline>
        </w:drawing>
      </w:r>
    </w:p>
    <w:p w14:paraId="271B1F83" w14:textId="646E6A0F" w:rsidR="00FF406F" w:rsidRPr="009F4629" w:rsidRDefault="00FF406F" w:rsidP="00FF406F">
      <w:pPr>
        <w:pStyle w:val="Caption"/>
        <w:jc w:val="both"/>
        <w:rPr>
          <w:rFonts w:ascii="Times New Roman" w:hAnsi="Times New Roman" w:cs="Times New Roman"/>
          <w:sz w:val="24"/>
          <w:szCs w:val="24"/>
          <w:lang w:val="en-US"/>
        </w:rPr>
      </w:pPr>
      <w:bookmarkStart w:id="398" w:name="_Toc180252185"/>
      <w:bookmarkStart w:id="399" w:name="_Toc180252227"/>
      <w:r>
        <w:t xml:space="preserve">Figure 3. </w:t>
      </w:r>
      <w:fldSimple w:instr=" SEQ Figure_3. \* ARABIC ">
        <w:r>
          <w:rPr>
            <w:noProof/>
          </w:rPr>
          <w:t>1</w:t>
        </w:r>
      </w:fldSimple>
      <w:r>
        <w:t xml:space="preserve"> Extreme Prototyping Methodology</w:t>
      </w:r>
      <w:bookmarkEnd w:id="398"/>
      <w:bookmarkEnd w:id="399"/>
    </w:p>
    <w:p w14:paraId="4608FEEE" w14:textId="283FB736" w:rsidR="00EE3317" w:rsidRDefault="004E5922" w:rsidP="00EE3317">
      <w:pPr>
        <w:pStyle w:val="NormalWeb"/>
        <w:shd w:val="clear" w:color="auto" w:fill="FFFFFF"/>
        <w:spacing w:before="0" w:beforeAutospacing="0"/>
        <w:rPr>
          <w:rStyle w:val="Emphasis"/>
          <w:rFonts w:eastAsiaTheme="majorEastAsia"/>
          <w:b/>
          <w:i w:val="0"/>
          <w:color w:val="1D2125"/>
        </w:rPr>
      </w:pPr>
      <w:r w:rsidRPr="00C80615">
        <w:rPr>
          <w:color w:val="000000"/>
        </w:rPr>
        <w:t>3.</w:t>
      </w:r>
      <w:r>
        <w:rPr>
          <w:color w:val="000000"/>
        </w:rPr>
        <w:t>3</w:t>
      </w:r>
      <w:r w:rsidRPr="00C80615">
        <w:rPr>
          <w:color w:val="000000"/>
        </w:rPr>
        <w:t xml:space="preserve">.1 </w:t>
      </w:r>
      <w:r w:rsidR="00EE3317" w:rsidRPr="00C80615">
        <w:rPr>
          <w:rStyle w:val="Emphasis"/>
          <w:rFonts w:eastAsiaTheme="majorEastAsia"/>
          <w:b/>
          <w:i w:val="0"/>
          <w:color w:val="1D2125"/>
        </w:rPr>
        <w:t>3.2.1</w:t>
      </w:r>
      <w:r w:rsidR="00A34614">
        <w:rPr>
          <w:rStyle w:val="Emphasis"/>
          <w:rFonts w:eastAsiaTheme="majorEastAsia"/>
          <w:b/>
          <w:i w:val="0"/>
          <w:color w:val="1D2125"/>
        </w:rPr>
        <w:t xml:space="preserve"> Planning </w:t>
      </w:r>
      <w:r w:rsidR="001C6EEC">
        <w:rPr>
          <w:rStyle w:val="Emphasis"/>
          <w:rFonts w:eastAsiaTheme="majorEastAsia"/>
          <w:b/>
          <w:i w:val="0"/>
          <w:color w:val="1D2125"/>
        </w:rPr>
        <w:t>process.</w:t>
      </w:r>
    </w:p>
    <w:p w14:paraId="580CEE7B" w14:textId="3E1C3C63" w:rsidR="001C6EEC" w:rsidRPr="001C6EEC" w:rsidRDefault="005F53DB" w:rsidP="001C6EEC">
      <w:pPr>
        <w:pStyle w:val="NormalWeb"/>
        <w:shd w:val="clear" w:color="auto" w:fill="FFFFFF"/>
        <w:spacing w:line="360" w:lineRule="auto"/>
        <w:jc w:val="both"/>
        <w:rPr>
          <w:bCs/>
          <w:iCs/>
          <w:color w:val="1D2125"/>
        </w:rPr>
      </w:pPr>
      <w:r>
        <w:rPr>
          <w:bCs/>
          <w:iCs/>
          <w:color w:val="1D2125"/>
        </w:rPr>
        <w:lastRenderedPageBreak/>
        <w:t xml:space="preserve"> </w:t>
      </w:r>
      <w:r w:rsidR="001C6EEC" w:rsidRPr="001C6EEC">
        <w:rPr>
          <w:bCs/>
          <w:iCs/>
          <w:color w:val="1D2125"/>
        </w:rPr>
        <w:t xml:space="preserve">Stakeholder needs are gathered, evaluated, and documented as part of the planning process, which also establishes the project scope. Understanding basic needs, including identifying local hospitals and figuring out the availability of specialists, requires this first step. It also </w:t>
      </w:r>
      <w:r w:rsidR="00132D24" w:rsidRPr="001C6EEC">
        <w:rPr>
          <w:bCs/>
          <w:iCs/>
          <w:color w:val="1D2125"/>
        </w:rPr>
        <w:t>includes</w:t>
      </w:r>
      <w:r w:rsidR="001C6EEC" w:rsidRPr="001C6EEC">
        <w:rPr>
          <w:bCs/>
          <w:iCs/>
          <w:color w:val="1D2125"/>
        </w:rPr>
        <w:t xml:space="preserve"> planning check-ups and making sure that project needs are approached thoroughly. All things </w:t>
      </w:r>
      <w:r w:rsidR="00132D24" w:rsidRPr="001C6EEC">
        <w:rPr>
          <w:bCs/>
          <w:iCs/>
          <w:color w:val="1D2125"/>
        </w:rPr>
        <w:t>considered;</w:t>
      </w:r>
      <w:r w:rsidR="001C6EEC" w:rsidRPr="001C6EEC">
        <w:rPr>
          <w:bCs/>
          <w:iCs/>
          <w:color w:val="1D2125"/>
        </w:rPr>
        <w:t xml:space="preserve"> careful planning lays the groundwork for a project's successful completion.</w:t>
      </w:r>
    </w:p>
    <w:p w14:paraId="7AFD36BB" w14:textId="1D62907C" w:rsidR="00EE3317" w:rsidRDefault="00095680" w:rsidP="00095680">
      <w:pPr>
        <w:pStyle w:val="Heading3"/>
        <w:jc w:val="both"/>
        <w:rPr>
          <w:rStyle w:val="Emphasis"/>
          <w:rFonts w:eastAsiaTheme="majorEastAsia"/>
          <w:b w:val="0"/>
          <w:i w:val="0"/>
        </w:rPr>
      </w:pPr>
      <w:bookmarkStart w:id="400" w:name="_Toc184632644"/>
      <w:r w:rsidRPr="00C80615">
        <w:rPr>
          <w:rFonts w:ascii="Times New Roman" w:eastAsia="Times New Roman" w:hAnsi="Times New Roman" w:cs="Times New Roman"/>
          <w:color w:val="000000"/>
          <w:sz w:val="24"/>
          <w:szCs w:val="24"/>
        </w:rPr>
        <w:t>3.</w:t>
      </w:r>
      <w:r w:rsidR="00A56F9F">
        <w:rPr>
          <w:rFonts w:ascii="Times New Roman" w:eastAsia="Times New Roman" w:hAnsi="Times New Roman" w:cs="Times New Roman"/>
          <w:color w:val="000000"/>
          <w:sz w:val="24"/>
          <w:szCs w:val="24"/>
        </w:rPr>
        <w:t>2</w:t>
      </w:r>
      <w:r w:rsidRPr="00C80615">
        <w:rPr>
          <w:rFonts w:ascii="Times New Roman" w:eastAsia="Times New Roman" w:hAnsi="Times New Roman" w:cs="Times New Roman"/>
          <w:color w:val="000000"/>
          <w:sz w:val="24"/>
          <w:szCs w:val="24"/>
        </w:rPr>
        <w:t>.</w:t>
      </w:r>
      <w:r w:rsidR="00A56F9F">
        <w:rPr>
          <w:rFonts w:ascii="Times New Roman" w:eastAsia="Times New Roman" w:hAnsi="Times New Roman" w:cs="Times New Roman"/>
          <w:color w:val="000000"/>
          <w:sz w:val="24"/>
          <w:szCs w:val="24"/>
        </w:rPr>
        <w:t>2</w:t>
      </w:r>
      <w:r w:rsidRPr="00C80615">
        <w:rPr>
          <w:rFonts w:ascii="Times New Roman" w:eastAsia="Times New Roman" w:hAnsi="Times New Roman" w:cs="Times New Roman"/>
          <w:color w:val="000000"/>
          <w:sz w:val="24"/>
          <w:szCs w:val="24"/>
        </w:rPr>
        <w:t xml:space="preserve"> </w:t>
      </w:r>
      <w:r w:rsidR="00A56F9F">
        <w:rPr>
          <w:rFonts w:ascii="Times New Roman" w:eastAsia="Times New Roman" w:hAnsi="Times New Roman" w:cs="Times New Roman"/>
          <w:color w:val="000000"/>
          <w:sz w:val="24"/>
          <w:szCs w:val="24"/>
        </w:rPr>
        <w:t>Prototype Development</w:t>
      </w:r>
      <w:bookmarkEnd w:id="400"/>
    </w:p>
    <w:p w14:paraId="5C87CF26" w14:textId="40D02123" w:rsidR="00A67A3F" w:rsidRPr="00A67A3F" w:rsidRDefault="00B9672A" w:rsidP="00A67A3F">
      <w:pPr>
        <w:pStyle w:val="NormalWeb"/>
        <w:shd w:val="clear" w:color="auto" w:fill="FFFFFF"/>
        <w:spacing w:line="360" w:lineRule="auto"/>
        <w:jc w:val="both"/>
        <w:rPr>
          <w:bCs/>
          <w:iCs/>
        </w:rPr>
      </w:pPr>
      <w:r>
        <w:rPr>
          <w:bCs/>
          <w:iCs/>
        </w:rPr>
        <w:t xml:space="preserve"> </w:t>
      </w:r>
      <w:r w:rsidR="00A67A3F" w:rsidRPr="00A67A3F">
        <w:rPr>
          <w:bCs/>
          <w:iCs/>
        </w:rPr>
        <w:t>Creating a prototype that accurately depicts the system is the first stage in extreme prototyping. A functional model with limited functionality is then created and presented to stakeholders. Stakeholders then assess the prototype to look for any missing parts. Depending on feedback, changes are done as needed until the finished prototype satisfies client requirements. This iterative process keeps going until the buyer approves the prototype, at which point the development phase starts.</w:t>
      </w:r>
      <w:r w:rsidR="00A278F5">
        <w:rPr>
          <w:bCs/>
          <w:iCs/>
        </w:rPr>
        <w:t xml:space="preserve"> Here also, </w:t>
      </w:r>
      <w:r w:rsidR="0063206D">
        <w:rPr>
          <w:bCs/>
          <w:iCs/>
        </w:rPr>
        <w:t xml:space="preserve">one </w:t>
      </w:r>
      <w:r w:rsidR="00670EA6">
        <w:rPr>
          <w:bCs/>
          <w:iCs/>
        </w:rPr>
        <w:t>will</w:t>
      </w:r>
      <w:r w:rsidR="0063206D">
        <w:rPr>
          <w:bCs/>
          <w:iCs/>
        </w:rPr>
        <w:t xml:space="preserve"> sketch </w:t>
      </w:r>
      <w:r w:rsidR="00670EA6">
        <w:rPr>
          <w:bCs/>
          <w:iCs/>
        </w:rPr>
        <w:t>the UML diagrams i.e. use case diagrams,</w:t>
      </w:r>
      <w:r w:rsidR="00920E14">
        <w:rPr>
          <w:bCs/>
          <w:iCs/>
        </w:rPr>
        <w:t xml:space="preserve"> class diagrams among others so as to get a sense of direction when </w:t>
      </w:r>
      <w:r w:rsidR="00843E6E">
        <w:rPr>
          <w:bCs/>
          <w:iCs/>
        </w:rPr>
        <w:t>creating a system.</w:t>
      </w:r>
    </w:p>
    <w:p w14:paraId="3C02D303" w14:textId="23930C4E" w:rsidR="00EE3317" w:rsidRDefault="00EE3317" w:rsidP="00EE3317">
      <w:pPr>
        <w:pStyle w:val="NormalWeb"/>
        <w:shd w:val="clear" w:color="auto" w:fill="FFFFFF"/>
        <w:spacing w:before="0" w:beforeAutospacing="0"/>
        <w:rPr>
          <w:rStyle w:val="Emphasis"/>
          <w:rFonts w:eastAsiaTheme="majorEastAsia"/>
          <w:b/>
          <w:i w:val="0"/>
        </w:rPr>
      </w:pPr>
      <w:r w:rsidRPr="00C80615">
        <w:rPr>
          <w:rStyle w:val="Emphasis"/>
          <w:rFonts w:eastAsiaTheme="majorEastAsia"/>
          <w:b/>
          <w:i w:val="0"/>
        </w:rPr>
        <w:t xml:space="preserve">3.2.3 </w:t>
      </w:r>
      <w:r w:rsidR="008F6153">
        <w:rPr>
          <w:rStyle w:val="Emphasis"/>
          <w:rFonts w:eastAsiaTheme="majorEastAsia"/>
          <w:b/>
          <w:i w:val="0"/>
        </w:rPr>
        <w:t>System</w:t>
      </w:r>
      <w:r w:rsidRPr="00C80615">
        <w:rPr>
          <w:rStyle w:val="Emphasis"/>
          <w:rFonts w:eastAsiaTheme="majorEastAsia"/>
          <w:b/>
          <w:i w:val="0"/>
        </w:rPr>
        <w:t xml:space="preserve"> Development</w:t>
      </w:r>
    </w:p>
    <w:p w14:paraId="011AD728" w14:textId="25482BF6" w:rsidR="008B0240" w:rsidRPr="008B0240" w:rsidRDefault="008B0240" w:rsidP="008B0240">
      <w:pPr>
        <w:pStyle w:val="NormalWeb"/>
        <w:shd w:val="clear" w:color="auto" w:fill="FFFFFF"/>
        <w:spacing w:line="360" w:lineRule="auto"/>
        <w:jc w:val="both"/>
        <w:rPr>
          <w:rFonts w:eastAsiaTheme="majorEastAsia"/>
          <w:bCs/>
          <w:iCs/>
        </w:rPr>
      </w:pPr>
      <w:r>
        <w:rPr>
          <w:rStyle w:val="Emphasis"/>
          <w:rFonts w:eastAsiaTheme="majorEastAsia"/>
          <w:bCs/>
          <w:i w:val="0"/>
        </w:rPr>
        <w:t xml:space="preserve"> </w:t>
      </w:r>
      <w:r w:rsidRPr="008B0240">
        <w:rPr>
          <w:rFonts w:eastAsiaTheme="majorEastAsia"/>
          <w:bCs/>
          <w:iCs/>
        </w:rPr>
        <w:t>We will begin working on the real system after the web-based system prototype is finalized. Since this is a web-based system, we will use HTML. The front end and back end will be designed and developed using Figma, and the database will be MySQL. Because Visual Studio Code is so lightweight and adaptable, it will be utilized to code and develop the system.</w:t>
      </w:r>
    </w:p>
    <w:p w14:paraId="0A0C902F" w14:textId="188FE972" w:rsidR="00EE3317" w:rsidRDefault="00EE3317" w:rsidP="00EE3317">
      <w:pPr>
        <w:pStyle w:val="NormalWeb"/>
        <w:shd w:val="clear" w:color="auto" w:fill="FFFFFF"/>
        <w:spacing w:before="0" w:beforeAutospacing="0"/>
        <w:rPr>
          <w:rStyle w:val="Emphasis"/>
          <w:rFonts w:eastAsiaTheme="majorEastAsia"/>
          <w:b/>
          <w:i w:val="0"/>
          <w:color w:val="1D2125"/>
        </w:rPr>
      </w:pPr>
      <w:r w:rsidRPr="00C80615">
        <w:rPr>
          <w:rStyle w:val="Emphasis"/>
          <w:rFonts w:eastAsiaTheme="majorEastAsia"/>
          <w:b/>
          <w:i w:val="0"/>
          <w:color w:val="1D2125"/>
        </w:rPr>
        <w:t>3.2.4</w:t>
      </w:r>
      <w:r w:rsidR="00D43F66">
        <w:rPr>
          <w:rStyle w:val="Emphasis"/>
          <w:rFonts w:eastAsiaTheme="majorEastAsia"/>
          <w:b/>
          <w:i w:val="0"/>
          <w:color w:val="1D2125"/>
        </w:rPr>
        <w:t xml:space="preserve"> </w:t>
      </w:r>
      <w:r w:rsidRPr="00C80615">
        <w:rPr>
          <w:rStyle w:val="Emphasis"/>
          <w:rFonts w:eastAsiaTheme="majorEastAsia"/>
          <w:b/>
          <w:i w:val="0"/>
          <w:color w:val="1D2125"/>
        </w:rPr>
        <w:t>Testing</w:t>
      </w:r>
    </w:p>
    <w:p w14:paraId="779FDA1D" w14:textId="24EC6404" w:rsidR="00EE3317" w:rsidRPr="00C80615" w:rsidRDefault="00084C78" w:rsidP="00CD4A7B">
      <w:pPr>
        <w:pStyle w:val="NormalWeb"/>
        <w:shd w:val="clear" w:color="auto" w:fill="FFFFFF"/>
        <w:spacing w:line="360" w:lineRule="auto"/>
        <w:jc w:val="both"/>
        <w:rPr>
          <w:color w:val="000000"/>
        </w:rPr>
      </w:pPr>
      <w:r>
        <w:rPr>
          <w:rStyle w:val="Emphasis"/>
          <w:rFonts w:eastAsiaTheme="majorEastAsia"/>
          <w:bCs/>
          <w:i w:val="0"/>
          <w:color w:val="1D2125"/>
        </w:rPr>
        <w:t xml:space="preserve"> </w:t>
      </w:r>
      <w:r w:rsidRPr="00084C78">
        <w:rPr>
          <w:rFonts w:eastAsiaTheme="majorEastAsia"/>
          <w:bCs/>
          <w:iCs/>
          <w:color w:val="1D2125"/>
        </w:rPr>
        <w:t>To evaluate the system's functionality, I will use boundary values and equivalency classes in my black-box testing. In order to evaluate the system's implementation, I will also conduct white-box testing utilizing data-flow testing.</w:t>
      </w:r>
    </w:p>
    <w:p w14:paraId="2B28DDD6" w14:textId="19DF8E1D" w:rsidR="00EE3317" w:rsidRPr="00C80615" w:rsidRDefault="00EE3317" w:rsidP="00EE3317">
      <w:pPr>
        <w:shd w:val="clear" w:color="auto" w:fill="FFFFFF"/>
        <w:spacing w:after="100" w:afterAutospacing="1" w:line="240" w:lineRule="auto"/>
        <w:rPr>
          <w:rFonts w:ascii="Times New Roman" w:eastAsia="Times New Roman" w:hAnsi="Times New Roman" w:cs="Times New Roman"/>
          <w:color w:val="1D2125"/>
          <w:sz w:val="24"/>
          <w:szCs w:val="24"/>
          <w:lang w:val="en-US"/>
        </w:rPr>
      </w:pPr>
      <w:bookmarkStart w:id="401" w:name="_41mghml" w:colFirst="0" w:colLast="0"/>
      <w:bookmarkStart w:id="402" w:name="_2grqrue" w:colFirst="0" w:colLast="0"/>
      <w:bookmarkEnd w:id="401"/>
      <w:bookmarkEnd w:id="402"/>
      <w:r w:rsidRPr="00C80615">
        <w:rPr>
          <w:rFonts w:ascii="Times New Roman" w:eastAsia="Times New Roman" w:hAnsi="Times New Roman" w:cs="Times New Roman"/>
          <w:b/>
          <w:bCs/>
          <w:color w:val="1D2125"/>
          <w:sz w:val="24"/>
          <w:szCs w:val="24"/>
          <w:lang w:val="en-US"/>
        </w:rPr>
        <w:t>3.</w:t>
      </w:r>
      <w:r w:rsidR="00CD4A7B">
        <w:rPr>
          <w:rFonts w:ascii="Times New Roman" w:eastAsia="Times New Roman" w:hAnsi="Times New Roman" w:cs="Times New Roman"/>
          <w:b/>
          <w:bCs/>
          <w:color w:val="1D2125"/>
          <w:sz w:val="24"/>
          <w:szCs w:val="24"/>
          <w:lang w:val="en-US"/>
        </w:rPr>
        <w:t>3</w:t>
      </w:r>
      <w:r w:rsidRPr="00C80615">
        <w:rPr>
          <w:rFonts w:ascii="Times New Roman" w:eastAsia="Times New Roman" w:hAnsi="Times New Roman" w:cs="Times New Roman"/>
          <w:b/>
          <w:bCs/>
          <w:color w:val="1D2125"/>
          <w:sz w:val="24"/>
          <w:szCs w:val="24"/>
          <w:lang w:val="en-US"/>
        </w:rPr>
        <w:t xml:space="preserve"> Deliverables – System Architecture and Modules</w:t>
      </w:r>
    </w:p>
    <w:p w14:paraId="125E062C" w14:textId="660F91DB" w:rsidR="00EE3317" w:rsidRDefault="00EE3317" w:rsidP="00EE3317">
      <w:pPr>
        <w:pStyle w:val="Heading3"/>
        <w:jc w:val="both"/>
        <w:rPr>
          <w:rFonts w:ascii="Times New Roman" w:eastAsia="Times New Roman" w:hAnsi="Times New Roman" w:cs="Times New Roman"/>
          <w:color w:val="000000"/>
          <w:sz w:val="24"/>
          <w:szCs w:val="24"/>
        </w:rPr>
      </w:pPr>
      <w:bookmarkStart w:id="403" w:name="_Toc184632645"/>
      <w:r w:rsidRPr="00C80615">
        <w:rPr>
          <w:rFonts w:ascii="Times New Roman" w:eastAsia="Times New Roman" w:hAnsi="Times New Roman" w:cs="Times New Roman"/>
          <w:color w:val="000000"/>
          <w:sz w:val="24"/>
          <w:szCs w:val="24"/>
        </w:rPr>
        <w:lastRenderedPageBreak/>
        <w:t>3.</w:t>
      </w:r>
      <w:r w:rsidR="004F77C1">
        <w:rPr>
          <w:rFonts w:ascii="Times New Roman" w:eastAsia="Times New Roman" w:hAnsi="Times New Roman" w:cs="Times New Roman"/>
          <w:color w:val="000000"/>
          <w:sz w:val="24"/>
          <w:szCs w:val="24"/>
        </w:rPr>
        <w:t>3</w:t>
      </w:r>
      <w:r w:rsidRPr="00C80615">
        <w:rPr>
          <w:rFonts w:ascii="Times New Roman" w:eastAsia="Times New Roman" w:hAnsi="Times New Roman" w:cs="Times New Roman"/>
          <w:color w:val="000000"/>
          <w:sz w:val="24"/>
          <w:szCs w:val="24"/>
        </w:rPr>
        <w:t xml:space="preserve">.1 </w:t>
      </w:r>
      <w:r w:rsidR="00CF476B">
        <w:rPr>
          <w:rFonts w:ascii="Times New Roman" w:eastAsia="Times New Roman" w:hAnsi="Times New Roman" w:cs="Times New Roman"/>
          <w:color w:val="000000"/>
          <w:sz w:val="24"/>
          <w:szCs w:val="24"/>
        </w:rPr>
        <w:t>System Modules</w:t>
      </w:r>
      <w:bookmarkEnd w:id="403"/>
    </w:p>
    <w:p w14:paraId="47DA68BA" w14:textId="35B82E26" w:rsidR="00951978" w:rsidRDefault="00951978" w:rsidP="00951978">
      <w:pPr>
        <w:rPr>
          <w:rFonts w:ascii="Times New Roman" w:hAnsi="Times New Roman" w:cs="Times New Roman"/>
          <w:sz w:val="24"/>
          <w:szCs w:val="24"/>
        </w:rPr>
      </w:pPr>
      <w:r w:rsidRPr="00C53A7C">
        <w:rPr>
          <w:rFonts w:ascii="Times New Roman" w:hAnsi="Times New Roman" w:cs="Times New Roman"/>
          <w:sz w:val="24"/>
          <w:szCs w:val="24"/>
        </w:rPr>
        <w:t>User Registration Module</w:t>
      </w:r>
      <w:r w:rsidR="000D6C8F">
        <w:rPr>
          <w:rFonts w:ascii="Times New Roman" w:hAnsi="Times New Roman" w:cs="Times New Roman"/>
          <w:sz w:val="24"/>
          <w:szCs w:val="24"/>
        </w:rPr>
        <w:t>; Here the user can register their details such as name, id number</w:t>
      </w:r>
      <w:r w:rsidR="006F6FCB">
        <w:rPr>
          <w:rFonts w:ascii="Times New Roman" w:hAnsi="Times New Roman" w:cs="Times New Roman"/>
          <w:sz w:val="24"/>
          <w:szCs w:val="24"/>
        </w:rPr>
        <w:t xml:space="preserve">, etc. </w:t>
      </w:r>
      <w:r w:rsidR="00596892">
        <w:rPr>
          <w:rFonts w:ascii="Times New Roman" w:hAnsi="Times New Roman" w:cs="Times New Roman"/>
          <w:sz w:val="24"/>
          <w:szCs w:val="24"/>
        </w:rPr>
        <w:t xml:space="preserve">This depends on the user as the admin, patient and </w:t>
      </w:r>
      <w:r w:rsidR="00796970">
        <w:rPr>
          <w:rFonts w:ascii="Times New Roman" w:hAnsi="Times New Roman" w:cs="Times New Roman"/>
          <w:sz w:val="24"/>
          <w:szCs w:val="24"/>
        </w:rPr>
        <w:t>doctor will have different registration modules.</w:t>
      </w:r>
    </w:p>
    <w:p w14:paraId="6F837702" w14:textId="48ABFC4E" w:rsidR="00951978" w:rsidRDefault="00951978" w:rsidP="00951978">
      <w:pPr>
        <w:rPr>
          <w:rFonts w:ascii="Times New Roman" w:hAnsi="Times New Roman" w:cs="Times New Roman"/>
          <w:sz w:val="24"/>
          <w:szCs w:val="24"/>
        </w:rPr>
      </w:pPr>
      <w:r w:rsidRPr="00C53A7C">
        <w:rPr>
          <w:rFonts w:ascii="Times New Roman" w:hAnsi="Times New Roman" w:cs="Times New Roman"/>
          <w:sz w:val="24"/>
          <w:szCs w:val="24"/>
        </w:rPr>
        <w:t>Payment Module</w:t>
      </w:r>
      <w:r w:rsidR="006F6FCB">
        <w:rPr>
          <w:rFonts w:ascii="Times New Roman" w:hAnsi="Times New Roman" w:cs="Times New Roman"/>
          <w:sz w:val="24"/>
          <w:szCs w:val="24"/>
        </w:rPr>
        <w:t>; Here the user can make a payment.</w:t>
      </w:r>
    </w:p>
    <w:p w14:paraId="79C5577A" w14:textId="77777777" w:rsidR="00E82848" w:rsidRDefault="00E82848">
      <w:pPr>
        <w:spacing w:after="160" w:line="259" w:lineRule="auto"/>
        <w:rPr>
          <w:rFonts w:ascii="Times New Roman" w:eastAsia="Times New Roman" w:hAnsi="Times New Roman" w:cs="Times New Roman"/>
          <w:b/>
          <w:color w:val="000000"/>
          <w:spacing w:val="-10"/>
          <w:kern w:val="28"/>
          <w:sz w:val="28"/>
          <w:szCs w:val="28"/>
        </w:rPr>
      </w:pPr>
      <w:r>
        <w:br w:type="page"/>
      </w:r>
    </w:p>
    <w:p w14:paraId="0CCD17A3" w14:textId="3D90DEEF" w:rsidR="00E82848" w:rsidRDefault="00E82848" w:rsidP="0034241E">
      <w:pPr>
        <w:pStyle w:val="Heading1"/>
      </w:pPr>
      <w:bookmarkStart w:id="404" w:name="_Toc184632646"/>
      <w:r>
        <w:lastRenderedPageBreak/>
        <w:t>Chapter 4: System Analysis and Design</w:t>
      </w:r>
      <w:bookmarkEnd w:id="404"/>
    </w:p>
    <w:p w14:paraId="331084E8" w14:textId="77777777" w:rsidR="00E82848" w:rsidRDefault="00E82848" w:rsidP="00E82848">
      <w:pPr>
        <w:pStyle w:val="Heading2"/>
        <w:jc w:val="both"/>
        <w:rPr>
          <w:rFonts w:ascii="Times New Roman" w:eastAsia="Times New Roman" w:hAnsi="Times New Roman" w:cs="Times New Roman"/>
          <w:color w:val="000000"/>
          <w:sz w:val="24"/>
          <w:szCs w:val="24"/>
        </w:rPr>
      </w:pPr>
      <w:bookmarkStart w:id="405" w:name="_19c6y18" w:colFirst="0" w:colLast="0"/>
      <w:bookmarkStart w:id="406" w:name="_Toc184632647"/>
      <w:bookmarkEnd w:id="405"/>
      <w:r>
        <w:rPr>
          <w:rFonts w:ascii="Times New Roman" w:eastAsia="Times New Roman" w:hAnsi="Times New Roman" w:cs="Times New Roman"/>
          <w:color w:val="000000"/>
          <w:sz w:val="24"/>
          <w:szCs w:val="24"/>
        </w:rPr>
        <w:t>4.1 Introduction</w:t>
      </w:r>
      <w:bookmarkEnd w:id="406"/>
    </w:p>
    <w:p w14:paraId="1BC79711" w14:textId="77777777" w:rsidR="00E82848" w:rsidRDefault="00E82848" w:rsidP="00E82848">
      <w:pPr>
        <w:spacing w:after="0" w:line="360" w:lineRule="auto"/>
        <w:ind w:left="-5" w:hanging="10"/>
        <w:jc w:val="both"/>
        <w:rPr>
          <w:rFonts w:ascii="Times New Roman" w:eastAsia="Times New Roman" w:hAnsi="Times New Roman" w:cs="Times New Roman"/>
          <w:sz w:val="24"/>
          <w:szCs w:val="24"/>
        </w:rPr>
      </w:pPr>
      <w:r w:rsidRPr="00DD7356">
        <w:rPr>
          <w:rFonts w:ascii="Times New Roman" w:eastAsia="Times New Roman" w:hAnsi="Times New Roman" w:cs="Times New Roman"/>
          <w:sz w:val="24"/>
          <w:szCs w:val="24"/>
        </w:rPr>
        <w:t xml:space="preserve"> </w:t>
      </w:r>
      <w:bookmarkStart w:id="407" w:name="_28h4qwu" w:colFirst="0" w:colLast="0"/>
      <w:bookmarkStart w:id="408" w:name="_3tbugp1" w:colFirst="0" w:colLast="0"/>
      <w:bookmarkEnd w:id="407"/>
      <w:bookmarkEnd w:id="408"/>
      <w:r w:rsidRPr="00657E6D">
        <w:rPr>
          <w:rFonts w:ascii="Times New Roman" w:eastAsia="Times New Roman" w:hAnsi="Times New Roman" w:cs="Times New Roman"/>
          <w:sz w:val="24"/>
          <w:szCs w:val="24"/>
        </w:rPr>
        <w:t>It summarizes the design and system analysis of the suggested platform, and it has provided an elaborative explanation of the system architecture for further understanding. The architecture of the system, including its structure, behaviour, and views, will be described using different models, which include use case diagrams, class diagrams, sequence diagrams,</w:t>
      </w:r>
      <w:r>
        <w:rPr>
          <w:rFonts w:ascii="Times New Roman" w:eastAsia="Times New Roman" w:hAnsi="Times New Roman" w:cs="Times New Roman"/>
          <w:sz w:val="24"/>
          <w:szCs w:val="24"/>
        </w:rPr>
        <w:t xml:space="preserve"> activity diagram</w:t>
      </w:r>
      <w:r w:rsidRPr="00657E6D">
        <w:rPr>
          <w:rFonts w:ascii="Times New Roman" w:eastAsia="Times New Roman" w:hAnsi="Times New Roman" w:cs="Times New Roman"/>
          <w:sz w:val="24"/>
          <w:szCs w:val="24"/>
        </w:rPr>
        <w:t xml:space="preserve"> and database schemas that map out the flow of data, inputs, and outputs. It also gives an in-depth knowledge of how the system works, showing how data is inputted, validated, processed, and then represented.</w:t>
      </w:r>
    </w:p>
    <w:p w14:paraId="52FB3866" w14:textId="77777777" w:rsidR="00E82848" w:rsidRPr="00C50FA2" w:rsidRDefault="00E82848" w:rsidP="00E82848">
      <w:pPr>
        <w:pStyle w:val="Heading2"/>
        <w:jc w:val="both"/>
        <w:rPr>
          <w:rFonts w:ascii="Times New Roman" w:eastAsia="Times New Roman" w:hAnsi="Times New Roman" w:cs="Times New Roman"/>
          <w:color w:val="000000"/>
          <w:sz w:val="24"/>
          <w:szCs w:val="24"/>
        </w:rPr>
      </w:pPr>
      <w:bookmarkStart w:id="409" w:name="_Toc184632648"/>
      <w:r>
        <w:rPr>
          <w:rFonts w:ascii="Times New Roman" w:eastAsia="Times New Roman" w:hAnsi="Times New Roman" w:cs="Times New Roman"/>
          <w:color w:val="000000"/>
          <w:sz w:val="24"/>
          <w:szCs w:val="24"/>
        </w:rPr>
        <w:t>4.2 System Analysis</w:t>
      </w:r>
      <w:bookmarkEnd w:id="409"/>
    </w:p>
    <w:p w14:paraId="0AAF7700" w14:textId="77777777" w:rsidR="00E82848" w:rsidRDefault="00E82848" w:rsidP="00E82848">
      <w:pPr>
        <w:pStyle w:val="Heading3"/>
        <w:jc w:val="both"/>
        <w:rPr>
          <w:rFonts w:ascii="Times New Roman" w:eastAsia="Times New Roman" w:hAnsi="Times New Roman" w:cs="Times New Roman"/>
          <w:color w:val="000000"/>
          <w:sz w:val="24"/>
          <w:szCs w:val="24"/>
        </w:rPr>
      </w:pPr>
      <w:bookmarkStart w:id="410" w:name="_Toc184632649"/>
      <w:r>
        <w:rPr>
          <w:rFonts w:ascii="Times New Roman" w:eastAsia="Times New Roman" w:hAnsi="Times New Roman" w:cs="Times New Roman"/>
          <w:color w:val="000000"/>
          <w:sz w:val="24"/>
          <w:szCs w:val="24"/>
        </w:rPr>
        <w:t>4.2.1 Functional Requirements</w:t>
      </w:r>
      <w:bookmarkEnd w:id="410"/>
    </w:p>
    <w:p w14:paraId="0874FB98" w14:textId="77777777" w:rsidR="00E82848" w:rsidRDefault="00E82848" w:rsidP="00E828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57E6D">
        <w:rPr>
          <w:rFonts w:ascii="Times New Roman" w:hAnsi="Times New Roman" w:cs="Times New Roman"/>
          <w:sz w:val="24"/>
          <w:szCs w:val="24"/>
          <w:lang w:val="en-US"/>
        </w:rPr>
        <w:t>The fundamental behavior of the system is defined by the functional requirements. In essence, these are the functions or services that the system provides.</w:t>
      </w:r>
    </w:p>
    <w:p w14:paraId="0AE4995D" w14:textId="77777777" w:rsidR="00E82848" w:rsidRDefault="00E82848" w:rsidP="00E8284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delivered by this system are as follows:</w:t>
      </w:r>
    </w:p>
    <w:p w14:paraId="7EDC3F87" w14:textId="77777777" w:rsidR="00E82848" w:rsidRDefault="00E82848" w:rsidP="00E8284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Doctors and patients are able to create accounts.</w:t>
      </w:r>
    </w:p>
    <w:p w14:paraId="627E0777" w14:textId="77777777" w:rsidR="00E82848" w:rsidRDefault="00E82848" w:rsidP="00E8284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develops a mechanism to authenticate its users.</w:t>
      </w:r>
    </w:p>
    <w:p w14:paraId="17F14FF4" w14:textId="77777777" w:rsidR="00E82848" w:rsidRDefault="00E82848" w:rsidP="00E8284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can view and manage account created by doctor and patient.</w:t>
      </w:r>
    </w:p>
    <w:p w14:paraId="1F94F073" w14:textId="77777777" w:rsidR="00E82848" w:rsidRDefault="00E82848" w:rsidP="00E8284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can freeze a doctor’s account if any issue is discovered with their credentials.</w:t>
      </w:r>
    </w:p>
    <w:p w14:paraId="2FD93715" w14:textId="77777777" w:rsidR="00E82848" w:rsidRPr="00657E6D" w:rsidRDefault="00E82848" w:rsidP="00E8284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patient is able to select a doctor and make payment.</w:t>
      </w:r>
    </w:p>
    <w:p w14:paraId="3B22E929" w14:textId="77777777" w:rsidR="00E82848" w:rsidRDefault="00E82848" w:rsidP="00E82848">
      <w:pPr>
        <w:pStyle w:val="Heading3"/>
        <w:jc w:val="both"/>
        <w:rPr>
          <w:rFonts w:ascii="Times New Roman" w:eastAsia="Times New Roman" w:hAnsi="Times New Roman" w:cs="Times New Roman"/>
          <w:color w:val="000000"/>
          <w:sz w:val="24"/>
          <w:szCs w:val="24"/>
        </w:rPr>
      </w:pPr>
      <w:bookmarkStart w:id="411" w:name="_nmf14n" w:colFirst="0" w:colLast="0"/>
      <w:bookmarkStart w:id="412" w:name="_Toc184632650"/>
      <w:bookmarkEnd w:id="411"/>
      <w:r>
        <w:rPr>
          <w:rFonts w:ascii="Times New Roman" w:eastAsia="Times New Roman" w:hAnsi="Times New Roman" w:cs="Times New Roman"/>
          <w:color w:val="000000"/>
          <w:sz w:val="24"/>
          <w:szCs w:val="24"/>
        </w:rPr>
        <w:t>4.2.2 Non-Functional Requirements</w:t>
      </w:r>
      <w:bookmarkEnd w:id="412"/>
    </w:p>
    <w:p w14:paraId="45579D24" w14:textId="77777777" w:rsidR="00E82848" w:rsidRPr="00C20F29" w:rsidRDefault="00E82848" w:rsidP="00E82848">
      <w:pPr>
        <w:spacing w:after="0" w:line="360" w:lineRule="auto"/>
        <w:jc w:val="both"/>
        <w:rPr>
          <w:rFonts w:ascii="Times New Roman" w:eastAsia="Times New Roman" w:hAnsi="Times New Roman" w:cs="Times New Roman"/>
          <w:sz w:val="24"/>
          <w:szCs w:val="24"/>
          <w:lang w:val="en-US"/>
        </w:rPr>
      </w:pPr>
      <w:r w:rsidRPr="00C20F29">
        <w:rPr>
          <w:rFonts w:ascii="Times New Roman" w:eastAsia="Times New Roman" w:hAnsi="Times New Roman" w:cs="Times New Roman"/>
          <w:sz w:val="24"/>
          <w:szCs w:val="24"/>
          <w:lang w:val="en-US"/>
        </w:rPr>
        <w:t>System characteristics like security, dependability, performance, maintainability, scalability, and usability are defined by non-functional requirements. They act as limitations or restrictions on how the system is designed across the various backlogs.</w:t>
      </w:r>
    </w:p>
    <w:p w14:paraId="4D344059" w14:textId="77777777" w:rsidR="00E82848" w:rsidRDefault="00E82848" w:rsidP="00E82848">
      <w:pPr>
        <w:pStyle w:val="ListParagraph"/>
        <w:numPr>
          <w:ilvl w:val="0"/>
          <w:numId w:val="2"/>
        </w:numPr>
        <w:spacing w:after="0" w:line="360" w:lineRule="auto"/>
        <w:jc w:val="both"/>
        <w:rPr>
          <w:rFonts w:ascii="Times New Roman" w:eastAsia="Times New Roman" w:hAnsi="Times New Roman" w:cs="Times New Roman"/>
          <w:sz w:val="24"/>
          <w:szCs w:val="24"/>
          <w:lang w:val="en-US"/>
        </w:rPr>
      </w:pPr>
      <w:r w:rsidRPr="00C20F29">
        <w:rPr>
          <w:rFonts w:ascii="Times New Roman" w:eastAsia="Times New Roman" w:hAnsi="Times New Roman" w:cs="Times New Roman"/>
          <w:sz w:val="24"/>
          <w:szCs w:val="24"/>
          <w:lang w:val="en-US"/>
        </w:rPr>
        <w:t xml:space="preserve">Security: The system verifies the identity of every user and protects the data of all patients and </w:t>
      </w:r>
      <w:r>
        <w:rPr>
          <w:rFonts w:ascii="Times New Roman" w:eastAsia="Times New Roman" w:hAnsi="Times New Roman" w:cs="Times New Roman"/>
          <w:sz w:val="24"/>
          <w:szCs w:val="24"/>
          <w:lang w:val="en-US"/>
        </w:rPr>
        <w:t>doctors.</w:t>
      </w:r>
    </w:p>
    <w:p w14:paraId="6895811A" w14:textId="77777777" w:rsidR="00E82848" w:rsidRDefault="00E82848" w:rsidP="00E82848">
      <w:pPr>
        <w:pStyle w:val="ListParagraph"/>
        <w:numPr>
          <w:ilvl w:val="0"/>
          <w:numId w:val="2"/>
        </w:numPr>
        <w:spacing w:after="0" w:line="360" w:lineRule="auto"/>
        <w:jc w:val="both"/>
        <w:rPr>
          <w:rFonts w:ascii="Times New Roman" w:eastAsia="Times New Roman" w:hAnsi="Times New Roman" w:cs="Times New Roman"/>
          <w:sz w:val="24"/>
          <w:szCs w:val="24"/>
          <w:lang w:val="en-US"/>
        </w:rPr>
      </w:pPr>
      <w:r w:rsidRPr="00C20F29">
        <w:rPr>
          <w:rFonts w:ascii="Times New Roman" w:eastAsia="Times New Roman" w:hAnsi="Times New Roman" w:cs="Times New Roman"/>
          <w:sz w:val="24"/>
          <w:szCs w:val="24"/>
          <w:lang w:val="en-US"/>
        </w:rPr>
        <w:t xml:space="preserve">Availability: As long as they have an internet connection, </w:t>
      </w:r>
      <w:r>
        <w:rPr>
          <w:rFonts w:ascii="Times New Roman" w:eastAsia="Times New Roman" w:hAnsi="Times New Roman" w:cs="Times New Roman"/>
          <w:sz w:val="24"/>
          <w:szCs w:val="24"/>
          <w:lang w:val="en-US"/>
        </w:rPr>
        <w:t>patients and doctors</w:t>
      </w:r>
      <w:r w:rsidRPr="00C20F29">
        <w:rPr>
          <w:rFonts w:ascii="Times New Roman" w:eastAsia="Times New Roman" w:hAnsi="Times New Roman" w:cs="Times New Roman"/>
          <w:sz w:val="24"/>
          <w:szCs w:val="24"/>
          <w:lang w:val="en-US"/>
        </w:rPr>
        <w:t xml:space="preserve"> can access the system at any time and from any location.</w:t>
      </w:r>
    </w:p>
    <w:p w14:paraId="4A86BC6E" w14:textId="77777777" w:rsidR="00E82848" w:rsidRDefault="00E82848" w:rsidP="00E82848">
      <w:pPr>
        <w:pStyle w:val="ListParagraph"/>
        <w:numPr>
          <w:ilvl w:val="0"/>
          <w:numId w:val="2"/>
        </w:numPr>
        <w:spacing w:after="0" w:line="360" w:lineRule="auto"/>
        <w:jc w:val="both"/>
        <w:rPr>
          <w:rFonts w:ascii="Times New Roman" w:eastAsia="Times New Roman" w:hAnsi="Times New Roman" w:cs="Times New Roman"/>
          <w:sz w:val="24"/>
          <w:szCs w:val="24"/>
          <w:lang w:val="en-US"/>
        </w:rPr>
      </w:pPr>
      <w:r w:rsidRPr="00C20F29">
        <w:rPr>
          <w:rFonts w:ascii="Times New Roman" w:eastAsia="Times New Roman" w:hAnsi="Times New Roman" w:cs="Times New Roman"/>
          <w:sz w:val="24"/>
          <w:szCs w:val="24"/>
          <w:lang w:val="en-US"/>
        </w:rPr>
        <w:t>Usability: The system's user-friendly interface makes it simple to use.</w:t>
      </w:r>
    </w:p>
    <w:p w14:paraId="2DF796B6" w14:textId="77777777" w:rsidR="00E82848" w:rsidRDefault="00E82848" w:rsidP="00E82848">
      <w:pPr>
        <w:pStyle w:val="ListParagraph"/>
        <w:numPr>
          <w:ilvl w:val="0"/>
          <w:numId w:val="2"/>
        </w:numPr>
        <w:spacing w:after="0" w:line="360" w:lineRule="auto"/>
        <w:jc w:val="both"/>
        <w:rPr>
          <w:rFonts w:ascii="Times New Roman" w:eastAsia="Times New Roman" w:hAnsi="Times New Roman" w:cs="Times New Roman"/>
          <w:sz w:val="24"/>
          <w:szCs w:val="24"/>
          <w:lang w:val="en-US"/>
        </w:rPr>
      </w:pPr>
      <w:r w:rsidRPr="00C20F29">
        <w:rPr>
          <w:rFonts w:ascii="Times New Roman" w:eastAsia="Times New Roman" w:hAnsi="Times New Roman" w:cs="Times New Roman"/>
          <w:sz w:val="24"/>
          <w:szCs w:val="24"/>
          <w:lang w:val="en-US"/>
        </w:rPr>
        <w:lastRenderedPageBreak/>
        <w:t>Maintainability: To minimize or prevent downtime, the system is routinely maintained.</w:t>
      </w:r>
    </w:p>
    <w:p w14:paraId="0E5D9A4A" w14:textId="77777777" w:rsidR="00E82848" w:rsidRPr="00C20F29" w:rsidRDefault="00E82848" w:rsidP="00E82848">
      <w:pPr>
        <w:pStyle w:val="ListParagraph"/>
        <w:numPr>
          <w:ilvl w:val="0"/>
          <w:numId w:val="2"/>
        </w:num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Performance: The system should be able handle a high volume of users at the same amount of time as well as being fast enough to react to user actions.</w:t>
      </w:r>
    </w:p>
    <w:p w14:paraId="42442E98" w14:textId="3EAA0F4D" w:rsidR="00E82848" w:rsidRDefault="00E82848" w:rsidP="00E82848">
      <w:pPr>
        <w:pStyle w:val="Heading2"/>
        <w:jc w:val="both"/>
        <w:rPr>
          <w:rFonts w:ascii="Times New Roman" w:eastAsia="Times New Roman" w:hAnsi="Times New Roman" w:cs="Times New Roman"/>
          <w:color w:val="000000"/>
          <w:sz w:val="24"/>
          <w:szCs w:val="24"/>
        </w:rPr>
      </w:pPr>
      <w:bookmarkStart w:id="413" w:name="_Toc184632651"/>
      <w:r>
        <w:rPr>
          <w:rFonts w:ascii="Times New Roman" w:eastAsia="Times New Roman" w:hAnsi="Times New Roman" w:cs="Times New Roman"/>
          <w:color w:val="000000"/>
          <w:sz w:val="24"/>
          <w:szCs w:val="24"/>
        </w:rPr>
        <w:t>4.3</w:t>
      </w:r>
      <w:r w:rsidR="00681FB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Sy</w:t>
      </w:r>
      <w:r w:rsidR="00774FFB">
        <w:rPr>
          <w:rFonts w:ascii="Times New Roman" w:eastAsia="Times New Roman" w:hAnsi="Times New Roman" w:cs="Times New Roman"/>
          <w:color w:val="000000"/>
          <w:sz w:val="24"/>
          <w:szCs w:val="24"/>
        </w:rPr>
        <w:t>stem Analysis Diagram</w:t>
      </w:r>
      <w:bookmarkEnd w:id="413"/>
    </w:p>
    <w:p w14:paraId="309EBF9E" w14:textId="3C9BCA82" w:rsidR="00D50DDA" w:rsidRPr="00D50DDA" w:rsidRDefault="00D50DDA" w:rsidP="00D50D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50DDA">
        <w:rPr>
          <w:rFonts w:ascii="Times New Roman" w:hAnsi="Times New Roman" w:cs="Times New Roman"/>
          <w:sz w:val="24"/>
          <w:szCs w:val="24"/>
        </w:rPr>
        <w:t>System analysis diagrams are diagrams used to depict early models of system behaviour and components, high-level business processes. They provide a practical way of recording the fundamental requirements and features of the system.</w:t>
      </w:r>
    </w:p>
    <w:p w14:paraId="62AE6370" w14:textId="5529EB83" w:rsidR="00D50DDA" w:rsidRPr="00D50DDA" w:rsidRDefault="00D50DDA" w:rsidP="00D50DDA">
      <w:pPr>
        <w:spacing w:line="360" w:lineRule="auto"/>
        <w:jc w:val="both"/>
        <w:rPr>
          <w:rFonts w:ascii="Times New Roman" w:hAnsi="Times New Roman" w:cs="Times New Roman"/>
          <w:sz w:val="24"/>
          <w:szCs w:val="24"/>
        </w:rPr>
      </w:pPr>
      <w:r w:rsidRPr="00D50DDA">
        <w:rPr>
          <w:rFonts w:ascii="Times New Roman" w:hAnsi="Times New Roman" w:cs="Times New Roman"/>
          <w:sz w:val="24"/>
          <w:szCs w:val="24"/>
        </w:rPr>
        <w:t>A system diagram is a diagrammatic representation that shows a system, its constituent components, and how they function together. All the vital information regarding a system's design can be recorded in the supporting documents with the help of diagrams.</w:t>
      </w:r>
    </w:p>
    <w:p w14:paraId="4CBC5F73" w14:textId="77777777" w:rsidR="00E82848" w:rsidRDefault="00E82848" w:rsidP="00E82848">
      <w:pPr>
        <w:pStyle w:val="Heading2"/>
        <w:jc w:val="both"/>
        <w:rPr>
          <w:rFonts w:ascii="Times New Roman" w:eastAsia="Times New Roman" w:hAnsi="Times New Roman" w:cs="Times New Roman"/>
          <w:color w:val="000000"/>
          <w:sz w:val="24"/>
          <w:szCs w:val="24"/>
        </w:rPr>
      </w:pPr>
      <w:bookmarkStart w:id="414" w:name="_Toc184632652"/>
      <w:r>
        <w:rPr>
          <w:rFonts w:ascii="Times New Roman" w:eastAsia="Times New Roman" w:hAnsi="Times New Roman" w:cs="Times New Roman"/>
          <w:color w:val="000000"/>
          <w:sz w:val="24"/>
          <w:szCs w:val="24"/>
        </w:rPr>
        <w:t>4.4 System Design Diagram</w:t>
      </w:r>
      <w:bookmarkEnd w:id="414"/>
    </w:p>
    <w:p w14:paraId="71A69DA2" w14:textId="77777777" w:rsidR="00E82848" w:rsidRPr="007D71A9" w:rsidRDefault="00E82848" w:rsidP="00E828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D71A9">
        <w:rPr>
          <w:rFonts w:ascii="Times New Roman" w:hAnsi="Times New Roman" w:cs="Times New Roman"/>
          <w:sz w:val="24"/>
          <w:szCs w:val="24"/>
        </w:rPr>
        <w:t>A system design diagram is an example of a system, its components, and the interaction between those components. It can document all the important information about the design of a system, with the help of supporting documentation.</w:t>
      </w:r>
    </w:p>
    <w:p w14:paraId="1FFA4E68" w14:textId="784846FF" w:rsidR="00E82848" w:rsidRPr="00CD7111" w:rsidRDefault="00CD7111" w:rsidP="00CD7111">
      <w:pPr>
        <w:pStyle w:val="Heading3"/>
        <w:jc w:val="both"/>
        <w:rPr>
          <w:rFonts w:ascii="Times New Roman" w:eastAsia="Times New Roman" w:hAnsi="Times New Roman" w:cs="Times New Roman"/>
          <w:color w:val="000000"/>
          <w:sz w:val="24"/>
          <w:szCs w:val="24"/>
          <w:rPrChange w:id="415" w:author="Werikhe Jeremy" w:date="2024-12-09T10:24:00Z" w16du:dateUtc="2024-12-09T07:24:00Z">
            <w:rPr>
              <w:rFonts w:ascii="Times New Roman" w:hAnsi="Times New Roman" w:cs="Times New Roman"/>
              <w:b/>
              <w:bCs/>
              <w:sz w:val="24"/>
              <w:szCs w:val="24"/>
            </w:rPr>
          </w:rPrChange>
        </w:rPr>
        <w:pPrChange w:id="416" w:author="Werikhe Jeremy" w:date="2024-12-09T10:24:00Z" w16du:dateUtc="2024-12-09T07:24:00Z">
          <w:pPr/>
        </w:pPrChange>
      </w:pPr>
      <w:bookmarkStart w:id="417" w:name="_Toc184632653"/>
      <w:ins w:id="418" w:author="Werikhe Jeremy" w:date="2024-12-09T10:23:00Z" w16du:dateUtc="2024-12-09T07:23:00Z">
        <w:r>
          <w:rPr>
            <w:rFonts w:ascii="Times New Roman" w:eastAsia="Times New Roman" w:hAnsi="Times New Roman" w:cs="Times New Roman"/>
            <w:color w:val="000000"/>
            <w:sz w:val="24"/>
            <w:szCs w:val="24"/>
          </w:rPr>
          <w:t>4.</w:t>
        </w:r>
      </w:ins>
      <w:ins w:id="419" w:author="Werikhe Jeremy" w:date="2024-12-09T10:24:00Z" w16du:dateUtc="2024-12-09T07:24:00Z">
        <w:r>
          <w:rPr>
            <w:rFonts w:ascii="Times New Roman" w:eastAsia="Times New Roman" w:hAnsi="Times New Roman" w:cs="Times New Roman"/>
            <w:color w:val="000000"/>
            <w:sz w:val="24"/>
            <w:szCs w:val="24"/>
          </w:rPr>
          <w:t xml:space="preserve">4.1 </w:t>
        </w:r>
      </w:ins>
      <w:ins w:id="420" w:author="Werikhe Jeremy" w:date="2024-12-09T10:25:00Z" w16du:dateUtc="2024-12-09T07:25:00Z">
        <w:r w:rsidR="00C95319">
          <w:rPr>
            <w:rFonts w:ascii="Times New Roman" w:hAnsi="Times New Roman" w:cs="Times New Roman"/>
            <w:bCs/>
            <w:color w:val="auto"/>
            <w:sz w:val="24"/>
            <w:szCs w:val="24"/>
          </w:rPr>
          <w:t>Use Case Diagram</w:t>
        </w:r>
      </w:ins>
      <w:bookmarkEnd w:id="417"/>
      <w:del w:id="421" w:author="Werikhe Jeremy" w:date="2024-12-09T10:24:00Z" w16du:dateUtc="2024-12-09T07:24:00Z">
        <w:r w:rsidR="00E82848" w:rsidRPr="00CC0A0F" w:rsidDel="00CD7111">
          <w:rPr>
            <w:rFonts w:ascii="Times New Roman" w:hAnsi="Times New Roman" w:cs="Times New Roman"/>
            <w:bCs/>
            <w:sz w:val="24"/>
            <w:szCs w:val="24"/>
          </w:rPr>
          <w:delText xml:space="preserve">4.4.1 Use Case Diagram </w:delText>
        </w:r>
      </w:del>
    </w:p>
    <w:p w14:paraId="609EBDAD" w14:textId="7DB29D92" w:rsidR="00E82848" w:rsidRPr="00000943" w:rsidRDefault="00E82848" w:rsidP="00E828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542D" w:rsidRPr="0085542D">
        <w:rPr>
          <w:rFonts w:ascii="Times New Roman" w:hAnsi="Times New Roman" w:cs="Times New Roman"/>
          <w:sz w:val="24"/>
          <w:szCs w:val="24"/>
        </w:rPr>
        <w:t>The use case diagram of the healthcare web application system illustrates the relationship between three major actors: the patient, physician, and administrator. Following the medical advice, in this system, a patient registers, logs into the system, selects and consults a doctor, pays the consultation fee, and then logs out. The doctors also, after administrative endorsement, register and log into the system, await the consultations of the patients, answer questions, and then log out at the end of their availability period. Also, the administrators can view system activities before logging out for security reasons, ensuring user legitimacy and network security. Arrows in the diagram show the operational sequence and points of interaction for each user role, showing the directed flow of messages between these actors and the system.</w:t>
      </w:r>
    </w:p>
    <w:p w14:paraId="3F28F4E8" w14:textId="77777777" w:rsidR="00DA0DD0" w:rsidRDefault="00E82848" w:rsidP="00DA0DD0">
      <w:pPr>
        <w:keepNext/>
      </w:pPr>
      <w:r>
        <w:rPr>
          <w:rFonts w:ascii="Times New Roman" w:hAnsi="Times New Roman" w:cs="Times New Roman"/>
          <w:b/>
          <w:bCs/>
          <w:noProof/>
          <w:sz w:val="24"/>
          <w:szCs w:val="24"/>
        </w:rPr>
        <w:lastRenderedPageBreak/>
        <w:drawing>
          <wp:inline distT="0" distB="0" distL="0" distR="0" wp14:anchorId="5974FFB7" wp14:editId="7882FB13">
            <wp:extent cx="5431790" cy="4125433"/>
            <wp:effectExtent l="0" t="0" r="0" b="8890"/>
            <wp:docPr id="98348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8413" name="Picture 983484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6993" cy="4129384"/>
                    </a:xfrm>
                    <a:prstGeom prst="rect">
                      <a:avLst/>
                    </a:prstGeom>
                  </pic:spPr>
                </pic:pic>
              </a:graphicData>
            </a:graphic>
          </wp:inline>
        </w:drawing>
      </w:r>
    </w:p>
    <w:p w14:paraId="44DF8424" w14:textId="466FD4AB" w:rsidR="00E82848" w:rsidRPr="00CC0A0F" w:rsidRDefault="00DA0DD0" w:rsidP="00DA0DD0">
      <w:pPr>
        <w:pStyle w:val="Caption"/>
        <w:rPr>
          <w:rFonts w:ascii="Times New Roman" w:hAnsi="Times New Roman" w:cs="Times New Roman"/>
          <w:b/>
          <w:bCs/>
          <w:sz w:val="24"/>
          <w:szCs w:val="24"/>
        </w:rPr>
      </w:pPr>
      <w:bookmarkStart w:id="422" w:name="_Toc181306941"/>
      <w:r>
        <w:t xml:space="preserve">Figure 4. </w:t>
      </w:r>
      <w:fldSimple w:instr=" SEQ Figure_4. \* ARABIC ">
        <w:r>
          <w:rPr>
            <w:noProof/>
          </w:rPr>
          <w:t>1</w:t>
        </w:r>
      </w:fldSimple>
      <w:r>
        <w:t xml:space="preserve"> Use case diagram</w:t>
      </w:r>
      <w:bookmarkEnd w:id="422"/>
    </w:p>
    <w:p w14:paraId="4DDD414E" w14:textId="4FDCC396" w:rsidR="00E82848" w:rsidRDefault="00C95319" w:rsidP="00C95319">
      <w:pPr>
        <w:pStyle w:val="Heading3"/>
        <w:jc w:val="both"/>
        <w:rPr>
          <w:rFonts w:ascii="Times New Roman" w:hAnsi="Times New Roman" w:cs="Times New Roman"/>
          <w:b w:val="0"/>
          <w:bCs/>
          <w:sz w:val="24"/>
          <w:szCs w:val="24"/>
        </w:rPr>
        <w:pPrChange w:id="423" w:author="Werikhe Jeremy" w:date="2024-12-09T10:26:00Z" w16du:dateUtc="2024-12-09T07:26:00Z">
          <w:pPr/>
        </w:pPrChange>
      </w:pPr>
      <w:bookmarkStart w:id="424" w:name="_Toc184632654"/>
      <w:ins w:id="425" w:author="Werikhe Jeremy" w:date="2024-12-09T10:26:00Z" w16du:dateUtc="2024-12-09T07:26:00Z">
        <w:r>
          <w:rPr>
            <w:rFonts w:ascii="Times New Roman" w:eastAsia="Times New Roman" w:hAnsi="Times New Roman" w:cs="Times New Roman"/>
            <w:color w:val="000000"/>
            <w:sz w:val="24"/>
            <w:szCs w:val="24"/>
          </w:rPr>
          <w:t>4.4.</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r>
          <w:rPr>
            <w:rFonts w:ascii="Times New Roman" w:hAnsi="Times New Roman" w:cs="Times New Roman"/>
            <w:bCs/>
            <w:color w:val="auto"/>
            <w:sz w:val="24"/>
            <w:szCs w:val="24"/>
          </w:rPr>
          <w:t>Class</w:t>
        </w:r>
        <w:r>
          <w:rPr>
            <w:rFonts w:ascii="Times New Roman" w:hAnsi="Times New Roman" w:cs="Times New Roman"/>
            <w:bCs/>
            <w:color w:val="auto"/>
            <w:sz w:val="24"/>
            <w:szCs w:val="24"/>
          </w:rPr>
          <w:t xml:space="preserve"> Diagram</w:t>
        </w:r>
      </w:ins>
      <w:bookmarkEnd w:id="424"/>
      <w:del w:id="426" w:author="Werikhe Jeremy" w:date="2024-12-09T10:26:00Z" w16du:dateUtc="2024-12-09T07:26:00Z">
        <w:r w:rsidR="00E82848" w:rsidRPr="00CC0A0F" w:rsidDel="00C95319">
          <w:rPr>
            <w:rFonts w:ascii="Times New Roman" w:hAnsi="Times New Roman" w:cs="Times New Roman"/>
            <w:bCs/>
            <w:sz w:val="24"/>
            <w:szCs w:val="24"/>
          </w:rPr>
          <w:delText>4.4.2</w:delText>
        </w:r>
        <w:r w:rsidR="00E82848" w:rsidDel="00C95319">
          <w:rPr>
            <w:rFonts w:ascii="Times New Roman" w:hAnsi="Times New Roman" w:cs="Times New Roman"/>
            <w:bCs/>
            <w:sz w:val="24"/>
            <w:szCs w:val="24"/>
          </w:rPr>
          <w:delText xml:space="preserve"> </w:delText>
        </w:r>
        <w:r w:rsidR="00E82848" w:rsidRPr="00CC0A0F" w:rsidDel="00C95319">
          <w:rPr>
            <w:rFonts w:ascii="Times New Roman" w:hAnsi="Times New Roman" w:cs="Times New Roman"/>
            <w:bCs/>
            <w:sz w:val="24"/>
            <w:szCs w:val="24"/>
          </w:rPr>
          <w:delText>Class Diagram</w:delText>
        </w:r>
      </w:del>
    </w:p>
    <w:p w14:paraId="3C1F1A37" w14:textId="2E6B2CCB" w:rsidR="00E82848" w:rsidRPr="002C519C" w:rsidRDefault="00E82848" w:rsidP="00E8284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C519C" w:rsidRPr="002C519C">
        <w:rPr>
          <w:rFonts w:ascii="Times New Roman" w:hAnsi="Times New Roman" w:cs="Times New Roman"/>
          <w:sz w:val="24"/>
          <w:szCs w:val="24"/>
        </w:rPr>
        <w:t>This class diagram describes the main responsibilities of some of the most important entities in the health service web application: namely *Patient*, *Doctor*, and *Admin*. The Patient class allows users to register, log in, view doctors, initiate chats, receive medical advice, pay consultation costs, and log out. The class *Doctor* creates an account, logs in after verification, holds a conversation with patients, and then signs off at the end of the shift. In the class *Admin*, it includes handling registration, login, verification of doctors, and monitoring of the security system</w:t>
      </w:r>
      <w:r w:rsidR="0050404E">
        <w:rPr>
          <w:rFonts w:ascii="Times New Roman" w:hAnsi="Times New Roman" w:cs="Times New Roman"/>
          <w:sz w:val="24"/>
          <w:szCs w:val="24"/>
        </w:rPr>
        <w:t>.</w:t>
      </w:r>
    </w:p>
    <w:p w14:paraId="68BC94DA" w14:textId="77777777" w:rsidR="00DA0DD0" w:rsidRDefault="00E82848" w:rsidP="00DA0DD0">
      <w:pPr>
        <w:keepNext/>
      </w:pPr>
      <w:r>
        <w:rPr>
          <w:rFonts w:ascii="Times New Roman" w:hAnsi="Times New Roman" w:cs="Times New Roman"/>
          <w:noProof/>
          <w:sz w:val="24"/>
          <w:szCs w:val="24"/>
        </w:rPr>
        <w:lastRenderedPageBreak/>
        <w:drawing>
          <wp:inline distT="0" distB="0" distL="0" distR="0" wp14:anchorId="53E701CF" wp14:editId="603D506B">
            <wp:extent cx="5431790" cy="3721396"/>
            <wp:effectExtent l="0" t="0" r="0" b="0"/>
            <wp:docPr id="798338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38751" name="Picture 798338751"/>
                    <pic:cNvPicPr/>
                  </pic:nvPicPr>
                  <pic:blipFill>
                    <a:blip r:embed="rId16">
                      <a:extLst>
                        <a:ext uri="{28A0092B-C50C-407E-A947-70E740481C1C}">
                          <a14:useLocalDpi xmlns:a14="http://schemas.microsoft.com/office/drawing/2010/main" val="0"/>
                        </a:ext>
                      </a:extLst>
                    </a:blip>
                    <a:stretch>
                      <a:fillRect/>
                    </a:stretch>
                  </pic:blipFill>
                  <pic:spPr>
                    <a:xfrm>
                      <a:off x="0" y="0"/>
                      <a:ext cx="5468308" cy="3746415"/>
                    </a:xfrm>
                    <a:prstGeom prst="rect">
                      <a:avLst/>
                    </a:prstGeom>
                  </pic:spPr>
                </pic:pic>
              </a:graphicData>
            </a:graphic>
          </wp:inline>
        </w:drawing>
      </w:r>
    </w:p>
    <w:p w14:paraId="103D7165" w14:textId="6E2A112A" w:rsidR="00E82848" w:rsidRDefault="00DA0DD0" w:rsidP="00DA0DD0">
      <w:pPr>
        <w:pStyle w:val="Caption"/>
        <w:rPr>
          <w:rFonts w:ascii="Times New Roman" w:hAnsi="Times New Roman" w:cs="Times New Roman"/>
          <w:sz w:val="24"/>
          <w:szCs w:val="24"/>
        </w:rPr>
      </w:pPr>
      <w:bookmarkStart w:id="427" w:name="_Toc181306942"/>
      <w:r>
        <w:t xml:space="preserve">Figure 4. </w:t>
      </w:r>
      <w:fldSimple w:instr=" SEQ Figure_4. \* ARABIC ">
        <w:r>
          <w:rPr>
            <w:noProof/>
          </w:rPr>
          <w:t>2</w:t>
        </w:r>
      </w:fldSimple>
      <w:r>
        <w:t xml:space="preserve"> Class diagram</w:t>
      </w:r>
      <w:bookmarkEnd w:id="427"/>
    </w:p>
    <w:p w14:paraId="2033F920" w14:textId="11DDBF09" w:rsidR="00E82848" w:rsidRPr="00FF171B" w:rsidRDefault="00C95319" w:rsidP="00C95319">
      <w:pPr>
        <w:pStyle w:val="Heading3"/>
        <w:jc w:val="both"/>
        <w:rPr>
          <w:rFonts w:ascii="Times New Roman" w:hAnsi="Times New Roman" w:cs="Times New Roman"/>
          <w:b w:val="0"/>
          <w:bCs/>
          <w:sz w:val="24"/>
          <w:szCs w:val="24"/>
        </w:rPr>
        <w:pPrChange w:id="428" w:author="Werikhe Jeremy" w:date="2024-12-09T10:27:00Z" w16du:dateUtc="2024-12-09T07:27:00Z">
          <w:pPr/>
        </w:pPrChange>
      </w:pPr>
      <w:bookmarkStart w:id="429" w:name="_Toc184632655"/>
      <w:ins w:id="430" w:author="Werikhe Jeremy" w:date="2024-12-09T10:27:00Z" w16du:dateUtc="2024-12-09T07:27:00Z">
        <w:r>
          <w:rPr>
            <w:rFonts w:ascii="Times New Roman" w:eastAsia="Times New Roman" w:hAnsi="Times New Roman" w:cs="Times New Roman"/>
            <w:color w:val="000000"/>
            <w:sz w:val="24"/>
            <w:szCs w:val="24"/>
          </w:rPr>
          <w:t>4.4.</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r>
          <w:rPr>
            <w:rFonts w:ascii="Times New Roman" w:hAnsi="Times New Roman" w:cs="Times New Roman"/>
            <w:bCs/>
            <w:color w:val="auto"/>
            <w:sz w:val="24"/>
            <w:szCs w:val="24"/>
          </w:rPr>
          <w:t>Entity Relationship</w:t>
        </w:r>
        <w:r>
          <w:rPr>
            <w:rFonts w:ascii="Times New Roman" w:hAnsi="Times New Roman" w:cs="Times New Roman"/>
            <w:bCs/>
            <w:color w:val="auto"/>
            <w:sz w:val="24"/>
            <w:szCs w:val="24"/>
          </w:rPr>
          <w:t xml:space="preserve"> Diagram</w:t>
        </w:r>
      </w:ins>
      <w:bookmarkEnd w:id="429"/>
      <w:del w:id="431" w:author="Werikhe Jeremy" w:date="2024-12-09T10:27:00Z" w16du:dateUtc="2024-12-09T07:27:00Z">
        <w:r w:rsidR="00E82848" w:rsidRPr="00FF171B" w:rsidDel="00C95319">
          <w:rPr>
            <w:rFonts w:ascii="Times New Roman" w:hAnsi="Times New Roman" w:cs="Times New Roman"/>
            <w:bCs/>
            <w:sz w:val="24"/>
            <w:szCs w:val="24"/>
          </w:rPr>
          <w:delText>4.4.3</w:delText>
        </w:r>
        <w:r w:rsidR="00E82848" w:rsidDel="00C95319">
          <w:rPr>
            <w:rFonts w:ascii="Times New Roman" w:hAnsi="Times New Roman" w:cs="Times New Roman"/>
            <w:bCs/>
            <w:sz w:val="24"/>
            <w:szCs w:val="24"/>
          </w:rPr>
          <w:delText xml:space="preserve"> </w:delText>
        </w:r>
        <w:r w:rsidR="00E82848" w:rsidRPr="00FF171B" w:rsidDel="00C95319">
          <w:rPr>
            <w:rFonts w:ascii="Times New Roman" w:hAnsi="Times New Roman" w:cs="Times New Roman"/>
            <w:bCs/>
            <w:sz w:val="24"/>
            <w:szCs w:val="24"/>
          </w:rPr>
          <w:delText>Entity Relationship Diagram</w:delText>
        </w:r>
      </w:del>
    </w:p>
    <w:p w14:paraId="04E8F468" w14:textId="63842146" w:rsidR="00E82848" w:rsidRDefault="009C5DE5" w:rsidP="009C5D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C5DE5">
        <w:rPr>
          <w:rFonts w:ascii="Times New Roman" w:hAnsi="Times New Roman" w:cs="Times New Roman"/>
          <w:sz w:val="24"/>
          <w:szCs w:val="24"/>
        </w:rPr>
        <w:t>The entity-relationship diagram shows the interactions of three main entities: Patient, Doctor, and Admin. The patient entity interacts with the system for registration, login, doctor selection, consultation request, charge payment, and logout. After the admin's verification, the doctor entity will log in, wait for the initiation by the patient, conduct consultations, and sign out. The activities such as registration, login, monitoring of network behaviour, confirmation of doctors, and log out are done by the admin entity. The relations are depicted by arrows that show function sequences and message flow between these entities.</w:t>
      </w:r>
    </w:p>
    <w:p w14:paraId="3396291A" w14:textId="77777777" w:rsidR="00DA0DD0" w:rsidRDefault="0099452E" w:rsidP="00DA0DD0">
      <w:pPr>
        <w:keepNext/>
      </w:pPr>
      <w:r>
        <w:rPr>
          <w:rFonts w:ascii="Times New Roman" w:hAnsi="Times New Roman" w:cs="Times New Roman"/>
          <w:noProof/>
          <w:sz w:val="24"/>
          <w:szCs w:val="24"/>
        </w:rPr>
        <w:lastRenderedPageBreak/>
        <w:drawing>
          <wp:inline distT="0" distB="0" distL="0" distR="0" wp14:anchorId="1C7D36CA" wp14:editId="45E405E6">
            <wp:extent cx="5431790" cy="3721735"/>
            <wp:effectExtent l="0" t="0" r="0" b="0"/>
            <wp:docPr id="197091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891" name="Picture 1970918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1790" cy="3721735"/>
                    </a:xfrm>
                    <a:prstGeom prst="rect">
                      <a:avLst/>
                    </a:prstGeom>
                  </pic:spPr>
                </pic:pic>
              </a:graphicData>
            </a:graphic>
          </wp:inline>
        </w:drawing>
      </w:r>
    </w:p>
    <w:p w14:paraId="77F4DA99" w14:textId="113305D1" w:rsidR="00E82848" w:rsidRDefault="00DA0DD0" w:rsidP="00DA0DD0">
      <w:pPr>
        <w:pStyle w:val="Caption"/>
        <w:rPr>
          <w:rFonts w:ascii="Times New Roman" w:hAnsi="Times New Roman" w:cs="Times New Roman"/>
          <w:sz w:val="24"/>
          <w:szCs w:val="24"/>
        </w:rPr>
      </w:pPr>
      <w:bookmarkStart w:id="432" w:name="_Toc181306943"/>
      <w:r>
        <w:t xml:space="preserve">Figure 4. </w:t>
      </w:r>
      <w:fldSimple w:instr=" SEQ Figure_4. \* ARABIC ">
        <w:r>
          <w:rPr>
            <w:noProof/>
          </w:rPr>
          <w:t>3</w:t>
        </w:r>
      </w:fldSimple>
      <w:r>
        <w:t xml:space="preserve"> Entity Relationship diagram</w:t>
      </w:r>
      <w:bookmarkEnd w:id="432"/>
    </w:p>
    <w:p w14:paraId="07730EDB" w14:textId="01FFD3C8" w:rsidR="00E82848" w:rsidRPr="0081187F" w:rsidRDefault="00C95319" w:rsidP="00C11D51">
      <w:pPr>
        <w:pStyle w:val="Heading3"/>
        <w:jc w:val="both"/>
        <w:rPr>
          <w:rFonts w:ascii="Times New Roman" w:hAnsi="Times New Roman" w:cs="Times New Roman"/>
          <w:b w:val="0"/>
          <w:bCs/>
          <w:sz w:val="24"/>
          <w:szCs w:val="24"/>
        </w:rPr>
        <w:pPrChange w:id="433" w:author="Werikhe Jeremy" w:date="2024-12-09T10:28:00Z" w16du:dateUtc="2024-12-09T07:28:00Z">
          <w:pPr/>
        </w:pPrChange>
      </w:pPr>
      <w:bookmarkStart w:id="434" w:name="_Toc184632656"/>
      <w:ins w:id="435" w:author="Werikhe Jeremy" w:date="2024-12-09T10:27:00Z" w16du:dateUtc="2024-12-09T07:27:00Z">
        <w:r>
          <w:rPr>
            <w:rFonts w:ascii="Times New Roman" w:eastAsia="Times New Roman" w:hAnsi="Times New Roman" w:cs="Times New Roman"/>
            <w:color w:val="000000"/>
            <w:sz w:val="24"/>
            <w:szCs w:val="24"/>
          </w:rPr>
          <w:t>4.4.</w:t>
        </w: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00C11D51">
          <w:rPr>
            <w:rFonts w:ascii="Times New Roman" w:hAnsi="Times New Roman" w:cs="Times New Roman"/>
            <w:bCs/>
            <w:color w:val="auto"/>
            <w:sz w:val="24"/>
            <w:szCs w:val="24"/>
          </w:rPr>
          <w:t>Syste</w:t>
        </w:r>
      </w:ins>
      <w:ins w:id="436" w:author="Werikhe Jeremy" w:date="2024-12-09T10:28:00Z" w16du:dateUtc="2024-12-09T07:28:00Z">
        <w:r w:rsidR="00C11D51">
          <w:rPr>
            <w:rFonts w:ascii="Times New Roman" w:hAnsi="Times New Roman" w:cs="Times New Roman"/>
            <w:bCs/>
            <w:color w:val="auto"/>
            <w:sz w:val="24"/>
            <w:szCs w:val="24"/>
          </w:rPr>
          <w:t>m</w:t>
        </w:r>
      </w:ins>
      <w:ins w:id="437" w:author="Werikhe Jeremy" w:date="2024-12-09T10:27:00Z" w16du:dateUtc="2024-12-09T07:27:00Z">
        <w:r w:rsidR="00C11D51">
          <w:rPr>
            <w:rFonts w:ascii="Times New Roman" w:hAnsi="Times New Roman" w:cs="Times New Roman"/>
            <w:bCs/>
            <w:color w:val="auto"/>
            <w:sz w:val="24"/>
            <w:szCs w:val="24"/>
          </w:rPr>
          <w:t xml:space="preserve"> Sequence </w:t>
        </w:r>
        <w:r>
          <w:rPr>
            <w:rFonts w:ascii="Times New Roman" w:hAnsi="Times New Roman" w:cs="Times New Roman"/>
            <w:bCs/>
            <w:color w:val="auto"/>
            <w:sz w:val="24"/>
            <w:szCs w:val="24"/>
          </w:rPr>
          <w:t>Diagram</w:t>
        </w:r>
      </w:ins>
      <w:bookmarkEnd w:id="434"/>
      <w:del w:id="438" w:author="Werikhe Jeremy" w:date="2024-12-09T10:28:00Z" w16du:dateUtc="2024-12-09T07:28:00Z">
        <w:r w:rsidR="00E82848" w:rsidRPr="0081187F" w:rsidDel="00C11D51">
          <w:rPr>
            <w:rFonts w:ascii="Times New Roman" w:hAnsi="Times New Roman" w:cs="Times New Roman"/>
            <w:bCs/>
            <w:sz w:val="24"/>
            <w:szCs w:val="24"/>
          </w:rPr>
          <w:delText>4.4.4</w:delText>
        </w:r>
        <w:r w:rsidR="00E82848" w:rsidDel="00C11D51">
          <w:rPr>
            <w:rFonts w:ascii="Times New Roman" w:hAnsi="Times New Roman" w:cs="Times New Roman"/>
            <w:bCs/>
            <w:sz w:val="24"/>
            <w:szCs w:val="24"/>
          </w:rPr>
          <w:delText xml:space="preserve"> </w:delText>
        </w:r>
        <w:r w:rsidR="00E82848" w:rsidRPr="0081187F" w:rsidDel="00C11D51">
          <w:rPr>
            <w:rFonts w:ascii="Times New Roman" w:hAnsi="Times New Roman" w:cs="Times New Roman"/>
            <w:bCs/>
            <w:sz w:val="24"/>
            <w:szCs w:val="24"/>
          </w:rPr>
          <w:delText>System Sequence Diagram</w:delText>
        </w:r>
      </w:del>
    </w:p>
    <w:p w14:paraId="640D90FE" w14:textId="01857271" w:rsidR="00E82848" w:rsidRDefault="00E82848" w:rsidP="00E828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0577" w:rsidRPr="00460577">
        <w:rPr>
          <w:rFonts w:ascii="Times New Roman" w:hAnsi="Times New Roman" w:cs="Times New Roman"/>
          <w:sz w:val="24"/>
          <w:szCs w:val="24"/>
        </w:rPr>
        <w:t>The sequence diagram of the system design describes how the interactions between patients, physicians, and the administrator interact over the healthcare application. After registering and logging in, a patient selects an available doctor, initiates a conversation, and following medical advice, concludes the session by making the consultation fee payment and then signs off. Administrative verification followed by registration, the doctor waits for the consultations initiated by the patients. The doctor serves the patient and then logs out once all sessions are completed. Meanwhile, after registration and login, the administrator checks for abnormal behaviour of the system and eventually ends the session once all checks are completed. Arrows in this diagram show the flow of messages between the entities and sequential operation of the system.</w:t>
      </w:r>
    </w:p>
    <w:p w14:paraId="612ABA09" w14:textId="77777777" w:rsidR="00DA0DD0" w:rsidRDefault="00E82848" w:rsidP="00DA0DD0">
      <w:pPr>
        <w:keepNext/>
      </w:pPr>
      <w:r>
        <w:rPr>
          <w:rFonts w:ascii="Times New Roman" w:hAnsi="Times New Roman" w:cs="Times New Roman"/>
          <w:noProof/>
          <w:sz w:val="24"/>
          <w:szCs w:val="24"/>
        </w:rPr>
        <w:lastRenderedPageBreak/>
        <w:drawing>
          <wp:inline distT="0" distB="0" distL="0" distR="0" wp14:anchorId="039A6EF4" wp14:editId="569F2D3A">
            <wp:extent cx="4571365" cy="5932968"/>
            <wp:effectExtent l="0" t="0" r="635" b="0"/>
            <wp:docPr id="213594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44014" name="Picture 21359440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2794" cy="5960780"/>
                    </a:xfrm>
                    <a:prstGeom prst="rect">
                      <a:avLst/>
                    </a:prstGeom>
                  </pic:spPr>
                </pic:pic>
              </a:graphicData>
            </a:graphic>
          </wp:inline>
        </w:drawing>
      </w:r>
    </w:p>
    <w:p w14:paraId="77804B45" w14:textId="066E8856" w:rsidR="00E82848" w:rsidRPr="0074131A" w:rsidRDefault="00DA0DD0" w:rsidP="00DA0DD0">
      <w:pPr>
        <w:pStyle w:val="Caption"/>
        <w:rPr>
          <w:rFonts w:ascii="Times New Roman" w:hAnsi="Times New Roman" w:cs="Times New Roman"/>
          <w:sz w:val="28"/>
          <w:szCs w:val="28"/>
        </w:rPr>
      </w:pPr>
      <w:bookmarkStart w:id="439" w:name="_Toc181306944"/>
      <w:r>
        <w:t xml:space="preserve">Figure 4. </w:t>
      </w:r>
      <w:fldSimple w:instr=" SEQ Figure_4. \* ARABIC ">
        <w:r>
          <w:rPr>
            <w:noProof/>
          </w:rPr>
          <w:t>4</w:t>
        </w:r>
      </w:fldSimple>
      <w:r>
        <w:t xml:space="preserve"> System sequence Diagram</w:t>
      </w:r>
      <w:bookmarkEnd w:id="439"/>
    </w:p>
    <w:p w14:paraId="0FD47E98" w14:textId="265EEDB8" w:rsidR="00E82848" w:rsidRPr="0081187F" w:rsidRDefault="00C11D51" w:rsidP="00C11D51">
      <w:pPr>
        <w:pStyle w:val="Heading3"/>
        <w:jc w:val="both"/>
        <w:rPr>
          <w:rFonts w:ascii="Times New Roman" w:hAnsi="Times New Roman" w:cs="Times New Roman"/>
          <w:b w:val="0"/>
          <w:bCs/>
          <w:sz w:val="24"/>
          <w:szCs w:val="24"/>
        </w:rPr>
        <w:pPrChange w:id="440" w:author="Werikhe Jeremy" w:date="2024-12-09T10:28:00Z" w16du:dateUtc="2024-12-09T07:28:00Z">
          <w:pPr/>
        </w:pPrChange>
      </w:pPr>
      <w:bookmarkStart w:id="441" w:name="_Toc184632657"/>
      <w:ins w:id="442" w:author="Werikhe Jeremy" w:date="2024-12-09T10:28:00Z" w16du:dateUtc="2024-12-09T07:28:00Z">
        <w:r>
          <w:rPr>
            <w:rFonts w:ascii="Times New Roman" w:eastAsia="Times New Roman" w:hAnsi="Times New Roman" w:cs="Times New Roman"/>
            <w:color w:val="000000"/>
            <w:sz w:val="24"/>
            <w:szCs w:val="24"/>
          </w:rPr>
          <w:t>4.4.</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 xml:space="preserve"> </w:t>
        </w:r>
        <w:r>
          <w:rPr>
            <w:rFonts w:ascii="Times New Roman" w:hAnsi="Times New Roman" w:cs="Times New Roman"/>
            <w:bCs/>
            <w:color w:val="auto"/>
            <w:sz w:val="24"/>
            <w:szCs w:val="24"/>
          </w:rPr>
          <w:t>Database Schema</w:t>
        </w:r>
      </w:ins>
      <w:bookmarkEnd w:id="441"/>
      <w:del w:id="443" w:author="Werikhe Jeremy" w:date="2024-12-09T10:28:00Z" w16du:dateUtc="2024-12-09T07:28:00Z">
        <w:r w:rsidR="00E82848" w:rsidRPr="0081187F" w:rsidDel="00C11D51">
          <w:rPr>
            <w:rFonts w:ascii="Times New Roman" w:hAnsi="Times New Roman" w:cs="Times New Roman"/>
            <w:bCs/>
            <w:sz w:val="24"/>
            <w:szCs w:val="24"/>
          </w:rPr>
          <w:delText>4.4.5</w:delText>
        </w:r>
        <w:r w:rsidR="00E82848" w:rsidDel="00C11D51">
          <w:rPr>
            <w:rFonts w:ascii="Times New Roman" w:hAnsi="Times New Roman" w:cs="Times New Roman"/>
            <w:bCs/>
            <w:sz w:val="24"/>
            <w:szCs w:val="24"/>
          </w:rPr>
          <w:delText xml:space="preserve"> </w:delText>
        </w:r>
        <w:r w:rsidR="00E82848" w:rsidRPr="0081187F" w:rsidDel="00C11D51">
          <w:rPr>
            <w:rFonts w:ascii="Times New Roman" w:hAnsi="Times New Roman" w:cs="Times New Roman"/>
            <w:bCs/>
            <w:sz w:val="24"/>
            <w:szCs w:val="24"/>
          </w:rPr>
          <w:delText>Database Schema</w:delText>
        </w:r>
      </w:del>
    </w:p>
    <w:p w14:paraId="66094FAE" w14:textId="4A1DB0BD" w:rsidR="00E82848" w:rsidRDefault="00E82848" w:rsidP="00E828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65C" w:rsidRPr="0092665C">
        <w:rPr>
          <w:rFonts w:ascii="Times New Roman" w:hAnsi="Times New Roman" w:cs="Times New Roman"/>
          <w:sz w:val="24"/>
          <w:szCs w:val="24"/>
        </w:rPr>
        <w:t xml:space="preserve">The MySQL database schema for the health services application would include the respective tables for *Patient*, *Doctor*, and *Admin*, which maintain information relevant for that particular user type, such as accounts, log-in details, and status. While *Doctor* data will maintain records of status such as registration and verification details coming from the *Admin* level for the purpose of validation of legitimacy, personal information will be recorded on the *Patient* table. The doctor-patient interactions will </w:t>
      </w:r>
      <w:r w:rsidR="0092665C" w:rsidRPr="0092665C">
        <w:rPr>
          <w:rFonts w:ascii="Times New Roman" w:hAnsi="Times New Roman" w:cs="Times New Roman"/>
          <w:sz w:val="24"/>
          <w:szCs w:val="24"/>
        </w:rPr>
        <w:lastRenderedPageBreak/>
        <w:t>be kept in a separate table called *Session*. Another database that may be used is the *Payment* database, which would manage the records of payments regarding session costs. The *Admin* table would host login information and tracking logs for network security and monitoring. Accordingly, relationships between these tables will ensure smooth function flow: secure registration, initiation of conversation, fee transaction, and logout by users. For example, the *Session* table connects *Patient* to *Doctor*, and the payment information is attached to it.</w:t>
      </w:r>
    </w:p>
    <w:p w14:paraId="2ED661E1" w14:textId="77777777" w:rsidR="00DA0DD0" w:rsidRDefault="00465775" w:rsidP="00DA0DD0">
      <w:pPr>
        <w:keepNext/>
      </w:pPr>
      <w:r>
        <w:rPr>
          <w:rFonts w:ascii="Times New Roman" w:hAnsi="Times New Roman" w:cs="Times New Roman"/>
          <w:noProof/>
          <w:sz w:val="24"/>
          <w:szCs w:val="24"/>
        </w:rPr>
        <w:drawing>
          <wp:inline distT="0" distB="0" distL="0" distR="0" wp14:anchorId="1408871B" wp14:editId="0DDD587E">
            <wp:extent cx="5431790" cy="4619625"/>
            <wp:effectExtent l="0" t="0" r="0" b="9525"/>
            <wp:docPr id="209838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8681" name="Picture 20983886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1790" cy="4619625"/>
                    </a:xfrm>
                    <a:prstGeom prst="rect">
                      <a:avLst/>
                    </a:prstGeom>
                  </pic:spPr>
                </pic:pic>
              </a:graphicData>
            </a:graphic>
          </wp:inline>
        </w:drawing>
      </w:r>
    </w:p>
    <w:p w14:paraId="0E42A479" w14:textId="1F0DA8FE" w:rsidR="00E82848" w:rsidRDefault="00DA0DD0" w:rsidP="00DA0DD0">
      <w:pPr>
        <w:pStyle w:val="Caption"/>
        <w:rPr>
          <w:rFonts w:ascii="Times New Roman" w:hAnsi="Times New Roman" w:cs="Times New Roman"/>
          <w:sz w:val="24"/>
          <w:szCs w:val="24"/>
        </w:rPr>
      </w:pPr>
      <w:bookmarkStart w:id="444" w:name="_Toc181306945"/>
      <w:r>
        <w:t xml:space="preserve">Figure 4. </w:t>
      </w:r>
      <w:fldSimple w:instr=" SEQ Figure_4. \* ARABIC ">
        <w:r>
          <w:rPr>
            <w:noProof/>
          </w:rPr>
          <w:t>5</w:t>
        </w:r>
      </w:fldSimple>
      <w:r>
        <w:t xml:space="preserve"> Database Schema</w:t>
      </w:r>
      <w:bookmarkEnd w:id="444"/>
    </w:p>
    <w:p w14:paraId="2DAC7CC4" w14:textId="38AEBA0A" w:rsidR="00E82848" w:rsidRPr="00FF171B" w:rsidRDefault="00C11D51" w:rsidP="00C11D51">
      <w:pPr>
        <w:pStyle w:val="Heading3"/>
        <w:jc w:val="both"/>
        <w:rPr>
          <w:rFonts w:ascii="Times New Roman" w:hAnsi="Times New Roman" w:cs="Times New Roman"/>
          <w:b w:val="0"/>
          <w:bCs/>
          <w:sz w:val="24"/>
          <w:szCs w:val="24"/>
        </w:rPr>
        <w:pPrChange w:id="445" w:author="Werikhe Jeremy" w:date="2024-12-09T10:29:00Z" w16du:dateUtc="2024-12-09T07:29:00Z">
          <w:pPr/>
        </w:pPrChange>
      </w:pPr>
      <w:bookmarkStart w:id="446" w:name="_Toc184632658"/>
      <w:ins w:id="447" w:author="Werikhe Jeremy" w:date="2024-12-09T10:28:00Z" w16du:dateUtc="2024-12-09T07:28:00Z">
        <w:r>
          <w:rPr>
            <w:rFonts w:ascii="Times New Roman" w:eastAsia="Times New Roman" w:hAnsi="Times New Roman" w:cs="Times New Roman"/>
            <w:color w:val="000000"/>
            <w:sz w:val="24"/>
            <w:szCs w:val="24"/>
          </w:rPr>
          <w:t>4.4.</w:t>
        </w:r>
        <w:r>
          <w:rPr>
            <w:rFonts w:ascii="Times New Roman" w:eastAsia="Times New Roman" w:hAnsi="Times New Roman" w:cs="Times New Roman"/>
            <w:color w:val="000000"/>
            <w:sz w:val="24"/>
            <w:szCs w:val="24"/>
          </w:rPr>
          <w:t xml:space="preserve">6 </w:t>
        </w:r>
      </w:ins>
      <w:ins w:id="448" w:author="Werikhe Jeremy" w:date="2024-12-09T10:29:00Z" w16du:dateUtc="2024-12-09T07:29:00Z">
        <w:r>
          <w:rPr>
            <w:rFonts w:ascii="Times New Roman" w:eastAsia="Times New Roman" w:hAnsi="Times New Roman" w:cs="Times New Roman"/>
            <w:color w:val="000000"/>
            <w:sz w:val="24"/>
            <w:szCs w:val="24"/>
          </w:rPr>
          <w:t>System Architecture</w:t>
        </w:r>
      </w:ins>
      <w:bookmarkEnd w:id="446"/>
      <w:del w:id="449" w:author="Werikhe Jeremy" w:date="2024-12-09T10:29:00Z" w16du:dateUtc="2024-12-09T07:29:00Z">
        <w:r w:rsidR="00E82848" w:rsidRPr="00FF171B" w:rsidDel="00C11D51">
          <w:rPr>
            <w:rFonts w:ascii="Times New Roman" w:hAnsi="Times New Roman" w:cs="Times New Roman"/>
            <w:bCs/>
            <w:sz w:val="24"/>
            <w:szCs w:val="24"/>
          </w:rPr>
          <w:delText>4.4.6 System Architecture</w:delText>
        </w:r>
      </w:del>
    </w:p>
    <w:p w14:paraId="6763FF19" w14:textId="77777777" w:rsidR="00DA0DD0" w:rsidRDefault="00BD1AB4" w:rsidP="00DA0DD0">
      <w:pPr>
        <w:keepNext/>
      </w:pPr>
      <w:r>
        <w:rPr>
          <w:rFonts w:ascii="Times New Roman" w:hAnsi="Times New Roman" w:cs="Times New Roman"/>
          <w:noProof/>
          <w:sz w:val="24"/>
          <w:szCs w:val="24"/>
        </w:rPr>
        <w:lastRenderedPageBreak/>
        <w:drawing>
          <wp:inline distT="0" distB="0" distL="0" distR="0" wp14:anchorId="175C761E" wp14:editId="3F39AECA">
            <wp:extent cx="5352836" cy="2471791"/>
            <wp:effectExtent l="0" t="0" r="635" b="5080"/>
            <wp:docPr id="1192075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5027" name="Picture 1192075027"/>
                    <pic:cNvPicPr/>
                  </pic:nvPicPr>
                  <pic:blipFill>
                    <a:blip r:embed="rId20">
                      <a:extLst>
                        <a:ext uri="{28A0092B-C50C-407E-A947-70E740481C1C}">
                          <a14:useLocalDpi xmlns:a14="http://schemas.microsoft.com/office/drawing/2010/main" val="0"/>
                        </a:ext>
                      </a:extLst>
                    </a:blip>
                    <a:stretch>
                      <a:fillRect/>
                    </a:stretch>
                  </pic:blipFill>
                  <pic:spPr>
                    <a:xfrm>
                      <a:off x="0" y="0"/>
                      <a:ext cx="5356102" cy="2473299"/>
                    </a:xfrm>
                    <a:prstGeom prst="rect">
                      <a:avLst/>
                    </a:prstGeom>
                  </pic:spPr>
                </pic:pic>
              </a:graphicData>
            </a:graphic>
          </wp:inline>
        </w:drawing>
      </w:r>
    </w:p>
    <w:p w14:paraId="4D3B37A1" w14:textId="77769943" w:rsidR="00E82848" w:rsidRDefault="00DA0DD0" w:rsidP="00DA0DD0">
      <w:pPr>
        <w:pStyle w:val="Caption"/>
        <w:rPr>
          <w:rFonts w:ascii="Times New Roman" w:hAnsi="Times New Roman" w:cs="Times New Roman"/>
          <w:sz w:val="24"/>
          <w:szCs w:val="24"/>
        </w:rPr>
      </w:pPr>
      <w:bookmarkStart w:id="450" w:name="_Toc181306946"/>
      <w:r>
        <w:t xml:space="preserve">Figure 4. </w:t>
      </w:r>
      <w:fldSimple w:instr=" SEQ Figure_4. \* ARABIC ">
        <w:r>
          <w:rPr>
            <w:noProof/>
          </w:rPr>
          <w:t>6</w:t>
        </w:r>
      </w:fldSimple>
      <w:r>
        <w:t xml:space="preserve"> System Architecture</w:t>
      </w:r>
      <w:bookmarkEnd w:id="450"/>
    </w:p>
    <w:p w14:paraId="73D1FFD0" w14:textId="22FA9885" w:rsidR="00E82848" w:rsidRPr="00FF171B" w:rsidRDefault="00C11D51" w:rsidP="00C11D51">
      <w:pPr>
        <w:pStyle w:val="Heading3"/>
        <w:jc w:val="both"/>
        <w:rPr>
          <w:rFonts w:ascii="Times New Roman" w:hAnsi="Times New Roman" w:cs="Times New Roman"/>
          <w:b w:val="0"/>
          <w:bCs/>
          <w:sz w:val="24"/>
          <w:szCs w:val="24"/>
        </w:rPr>
        <w:pPrChange w:id="451" w:author="Werikhe Jeremy" w:date="2024-12-09T10:29:00Z" w16du:dateUtc="2024-12-09T07:29:00Z">
          <w:pPr/>
        </w:pPrChange>
      </w:pPr>
      <w:bookmarkStart w:id="452" w:name="_Toc184632659"/>
      <w:ins w:id="453" w:author="Werikhe Jeremy" w:date="2024-12-09T10:29:00Z" w16du:dateUtc="2024-12-09T07:29:00Z">
        <w:r>
          <w:rPr>
            <w:rFonts w:ascii="Times New Roman" w:eastAsia="Times New Roman" w:hAnsi="Times New Roman" w:cs="Times New Roman"/>
            <w:color w:val="000000"/>
            <w:sz w:val="24"/>
            <w:szCs w:val="24"/>
          </w:rPr>
          <w:t>4.4.</w:t>
        </w:r>
        <w:r>
          <w:rPr>
            <w:rFonts w:ascii="Times New Roman" w:eastAsia="Times New Roman" w:hAnsi="Times New Roman" w:cs="Times New Roman"/>
            <w:color w:val="000000"/>
            <w:sz w:val="24"/>
            <w:szCs w:val="24"/>
          </w:rPr>
          <w:t>7 Wireframe</w:t>
        </w:r>
      </w:ins>
      <w:bookmarkEnd w:id="452"/>
      <w:del w:id="454" w:author="Werikhe Jeremy" w:date="2024-12-09T10:29:00Z" w16du:dateUtc="2024-12-09T07:29:00Z">
        <w:r w:rsidR="00E82848" w:rsidRPr="00FF171B" w:rsidDel="00C11D51">
          <w:rPr>
            <w:rFonts w:ascii="Times New Roman" w:hAnsi="Times New Roman" w:cs="Times New Roman"/>
            <w:bCs/>
            <w:sz w:val="24"/>
            <w:szCs w:val="24"/>
          </w:rPr>
          <w:delText>4.4.7</w:delText>
        </w:r>
        <w:r w:rsidR="00E82848" w:rsidDel="00C11D51">
          <w:rPr>
            <w:rFonts w:ascii="Times New Roman" w:hAnsi="Times New Roman" w:cs="Times New Roman"/>
            <w:bCs/>
            <w:sz w:val="24"/>
            <w:szCs w:val="24"/>
          </w:rPr>
          <w:delText xml:space="preserve"> </w:delText>
        </w:r>
        <w:r w:rsidR="00E82848" w:rsidRPr="00FF171B" w:rsidDel="00C11D51">
          <w:rPr>
            <w:rFonts w:ascii="Times New Roman" w:hAnsi="Times New Roman" w:cs="Times New Roman"/>
            <w:bCs/>
            <w:sz w:val="24"/>
            <w:szCs w:val="24"/>
          </w:rPr>
          <w:delText>Wireframe</w:delText>
        </w:r>
      </w:del>
    </w:p>
    <w:p w14:paraId="5A4FD715" w14:textId="6647F7AC" w:rsidR="00E82848" w:rsidRDefault="00E82848" w:rsidP="00E828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F171B">
        <w:rPr>
          <w:rFonts w:ascii="Times New Roman" w:hAnsi="Times New Roman" w:cs="Times New Roman"/>
          <w:sz w:val="24"/>
          <w:szCs w:val="24"/>
        </w:rPr>
        <w:t>A wireframe is a visual scheme that describes the basic architecture of a website, putting emphasis on interface layout, content priority, and space allocation. It is a basic guide that enables effective planning of user interaction and the arrangement of content.</w:t>
      </w:r>
    </w:p>
    <w:p w14:paraId="49893E44" w14:textId="77777777" w:rsidR="00DA0DD0" w:rsidRDefault="00B40F6D" w:rsidP="00DA0DD0">
      <w:pPr>
        <w:keepNext/>
        <w:spacing w:line="360" w:lineRule="auto"/>
        <w:jc w:val="both"/>
      </w:pPr>
      <w:r>
        <w:rPr>
          <w:noProof/>
        </w:rPr>
        <w:lastRenderedPageBreak/>
        <w:drawing>
          <wp:inline distT="0" distB="0" distL="0" distR="0" wp14:anchorId="5101DBE6" wp14:editId="6576B096">
            <wp:extent cx="5044611" cy="4102979"/>
            <wp:effectExtent l="0" t="0" r="3810" b="0"/>
            <wp:docPr id="1830245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45069" name="Picture 18302450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8877" cy="4114582"/>
                    </a:xfrm>
                    <a:prstGeom prst="rect">
                      <a:avLst/>
                    </a:prstGeom>
                  </pic:spPr>
                </pic:pic>
              </a:graphicData>
            </a:graphic>
          </wp:inline>
        </w:drawing>
      </w:r>
    </w:p>
    <w:p w14:paraId="3D6367A3" w14:textId="055476AD" w:rsidR="00B40F6D" w:rsidRDefault="00DA0DD0" w:rsidP="00DA0DD0">
      <w:pPr>
        <w:pStyle w:val="Caption"/>
        <w:jc w:val="both"/>
      </w:pPr>
      <w:bookmarkStart w:id="455" w:name="_Toc181306947"/>
      <w:r>
        <w:t xml:space="preserve">Figure 4. </w:t>
      </w:r>
      <w:fldSimple w:instr=" SEQ Figure_4. \* ARABIC ">
        <w:r>
          <w:rPr>
            <w:noProof/>
          </w:rPr>
          <w:t>7</w:t>
        </w:r>
      </w:fldSimple>
      <w:r>
        <w:t xml:space="preserve"> Wireframe Homepage</w:t>
      </w:r>
      <w:bookmarkEnd w:id="455"/>
    </w:p>
    <w:p w14:paraId="20656C75" w14:textId="77777777" w:rsidR="00DA0DD0" w:rsidRDefault="00B40F6D" w:rsidP="00DA0DD0">
      <w:pPr>
        <w:keepNext/>
        <w:spacing w:line="360" w:lineRule="auto"/>
        <w:jc w:val="both"/>
      </w:pPr>
      <w:r>
        <w:rPr>
          <w:noProof/>
        </w:rPr>
        <w:drawing>
          <wp:inline distT="0" distB="0" distL="0" distR="0" wp14:anchorId="25C35602" wp14:editId="2AD917E7">
            <wp:extent cx="5180317" cy="3174714"/>
            <wp:effectExtent l="0" t="0" r="1905" b="6985"/>
            <wp:docPr id="1343134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34919" name="Picture 13431349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3185" cy="3182600"/>
                    </a:xfrm>
                    <a:prstGeom prst="rect">
                      <a:avLst/>
                    </a:prstGeom>
                  </pic:spPr>
                </pic:pic>
              </a:graphicData>
            </a:graphic>
          </wp:inline>
        </w:drawing>
      </w:r>
    </w:p>
    <w:p w14:paraId="5244CAA9" w14:textId="0E7037D6" w:rsidR="000C4136" w:rsidRPr="00B70F01" w:rsidRDefault="00DA0DD0" w:rsidP="00B70F01">
      <w:pPr>
        <w:pStyle w:val="Caption"/>
        <w:jc w:val="both"/>
      </w:pPr>
      <w:bookmarkStart w:id="456" w:name="_Toc181306948"/>
      <w:r>
        <w:t xml:space="preserve">Figure 4. </w:t>
      </w:r>
      <w:fldSimple w:instr=" SEQ Figure_4. \* ARABIC ">
        <w:r>
          <w:rPr>
            <w:noProof/>
          </w:rPr>
          <w:t>8</w:t>
        </w:r>
      </w:fldSimple>
      <w:r>
        <w:t xml:space="preserve"> Wireframe patient</w:t>
      </w:r>
      <w:bookmarkEnd w:id="456"/>
    </w:p>
    <w:p w14:paraId="64956F99" w14:textId="77777777" w:rsidR="00E12FE4" w:rsidRDefault="00EE3317" w:rsidP="0034241E">
      <w:pPr>
        <w:pStyle w:val="Heading1"/>
      </w:pPr>
      <w:bookmarkStart w:id="457" w:name="_vx1227" w:colFirst="0" w:colLast="0"/>
      <w:bookmarkStart w:id="458" w:name="_2u6wntf" w:colFirst="0" w:colLast="0"/>
      <w:bookmarkEnd w:id="457"/>
      <w:bookmarkEnd w:id="458"/>
      <w:r>
        <w:br w:type="page"/>
      </w:r>
      <w:bookmarkStart w:id="459" w:name="_Toc184632660"/>
      <w:r w:rsidR="00E12FE4">
        <w:lastRenderedPageBreak/>
        <w:t>Chapter 5: System Implementation Testing</w:t>
      </w:r>
      <w:bookmarkEnd w:id="459"/>
    </w:p>
    <w:p w14:paraId="6984F280" w14:textId="0E43BD97" w:rsidR="00E12FE4" w:rsidRDefault="00E12FE4" w:rsidP="00E12FE4">
      <w:pPr>
        <w:pStyle w:val="Heading2"/>
        <w:jc w:val="both"/>
        <w:rPr>
          <w:rFonts w:ascii="Times New Roman" w:eastAsia="Times New Roman" w:hAnsi="Times New Roman" w:cs="Times New Roman"/>
          <w:color w:val="000000"/>
          <w:sz w:val="24"/>
          <w:szCs w:val="24"/>
        </w:rPr>
      </w:pPr>
      <w:bookmarkStart w:id="460" w:name="_Toc184632661"/>
      <w:r>
        <w:rPr>
          <w:rFonts w:ascii="Times New Roman" w:eastAsia="Times New Roman" w:hAnsi="Times New Roman" w:cs="Times New Roman"/>
          <w:color w:val="000000"/>
          <w:sz w:val="24"/>
          <w:szCs w:val="24"/>
        </w:rPr>
        <w:t>5.1 Introduction</w:t>
      </w:r>
      <w:bookmarkEnd w:id="460"/>
    </w:p>
    <w:p w14:paraId="6C1A0ED4" w14:textId="6EC1E47A" w:rsidR="005E7299" w:rsidRPr="005E7299" w:rsidRDefault="005E7299" w:rsidP="005E72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E7299">
        <w:rPr>
          <w:rFonts w:ascii="Times New Roman" w:hAnsi="Times New Roman" w:cs="Times New Roman"/>
          <w:sz w:val="24"/>
          <w:szCs w:val="24"/>
        </w:rPr>
        <w:t>This chapter describes the early development of the system, putting emphasis on how the different parts of the system were integrated to provide a workable system. It also covers the test cases that were employed and the ensuing results.</w:t>
      </w:r>
    </w:p>
    <w:p w14:paraId="2C580539" w14:textId="77777777" w:rsidR="00E12FE4" w:rsidRDefault="00E12FE4" w:rsidP="00E12FE4">
      <w:pPr>
        <w:pStyle w:val="Heading2"/>
        <w:jc w:val="both"/>
        <w:rPr>
          <w:rFonts w:ascii="Times New Roman" w:eastAsia="Times New Roman" w:hAnsi="Times New Roman" w:cs="Times New Roman"/>
          <w:color w:val="000000"/>
          <w:sz w:val="24"/>
          <w:szCs w:val="24"/>
        </w:rPr>
      </w:pPr>
      <w:bookmarkStart w:id="461" w:name="_Toc184632662"/>
      <w:r>
        <w:rPr>
          <w:rFonts w:ascii="Times New Roman" w:eastAsia="Times New Roman" w:hAnsi="Times New Roman" w:cs="Times New Roman"/>
          <w:color w:val="000000"/>
          <w:sz w:val="24"/>
          <w:szCs w:val="24"/>
        </w:rPr>
        <w:t>5.2 System Implementation</w:t>
      </w:r>
      <w:bookmarkEnd w:id="461"/>
    </w:p>
    <w:p w14:paraId="382A4E3B" w14:textId="1060C5A6" w:rsidR="00067265" w:rsidRPr="00067265" w:rsidRDefault="00067265" w:rsidP="000672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67265">
        <w:rPr>
          <w:rFonts w:ascii="Times New Roman" w:hAnsi="Times New Roman" w:cs="Times New Roman"/>
          <w:sz w:val="24"/>
          <w:szCs w:val="24"/>
        </w:rPr>
        <w:t>In designing the system, the used programming language was PHP, implemented in the Visual Studio Code environment. CSS was employed to ensure items were all styled the same throughout every different page. The system utilized MySQL for storing data about texts and images. After creating registration and login pages that can manage password and email authentications, the basic structure of the system was done.</w:t>
      </w:r>
    </w:p>
    <w:p w14:paraId="47CD24B0" w14:textId="5D05134A" w:rsidR="00E12FE4" w:rsidRDefault="00E12FE4" w:rsidP="00E12FE4">
      <w:pPr>
        <w:pStyle w:val="Heading3"/>
        <w:jc w:val="both"/>
        <w:rPr>
          <w:rFonts w:ascii="Times New Roman" w:eastAsia="Times New Roman" w:hAnsi="Times New Roman" w:cs="Times New Roman"/>
          <w:color w:val="000000"/>
          <w:sz w:val="24"/>
          <w:szCs w:val="24"/>
        </w:rPr>
      </w:pPr>
      <w:bookmarkStart w:id="462" w:name="_Toc184632663"/>
      <w:r>
        <w:rPr>
          <w:rFonts w:ascii="Times New Roman" w:eastAsia="Times New Roman" w:hAnsi="Times New Roman" w:cs="Times New Roman"/>
          <w:color w:val="000000"/>
          <w:sz w:val="24"/>
          <w:szCs w:val="24"/>
        </w:rPr>
        <w:t xml:space="preserve">5.2.1 </w:t>
      </w:r>
      <w:r w:rsidR="005F5DDB">
        <w:rPr>
          <w:rFonts w:ascii="Times New Roman" w:eastAsia="Times New Roman" w:hAnsi="Times New Roman" w:cs="Times New Roman"/>
          <w:color w:val="000000"/>
          <w:sz w:val="24"/>
          <w:szCs w:val="24"/>
        </w:rPr>
        <w:t>Systems Backend</w:t>
      </w:r>
      <w:r w:rsidR="00AD3DB0">
        <w:rPr>
          <w:rFonts w:ascii="Times New Roman" w:eastAsia="Times New Roman" w:hAnsi="Times New Roman" w:cs="Times New Roman"/>
          <w:color w:val="000000"/>
          <w:sz w:val="24"/>
          <w:szCs w:val="24"/>
        </w:rPr>
        <w:t xml:space="preserve"> Database</w:t>
      </w:r>
      <w:bookmarkEnd w:id="462"/>
    </w:p>
    <w:p w14:paraId="4F276B44" w14:textId="6218F364" w:rsidR="00067265" w:rsidRPr="00067265" w:rsidRDefault="00067265" w:rsidP="00067265">
      <w:p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067265">
        <w:rPr>
          <w:rFonts w:ascii="Times New Roman" w:hAnsi="Times New Roman" w:cs="Times New Roman"/>
          <w:sz w:val="24"/>
          <w:szCs w:val="24"/>
          <w:lang w:val="en-US"/>
        </w:rPr>
        <w:t>As shown below, the backend of the system manages the fundamental logic that drives the main features of the healthcare platform.</w:t>
      </w:r>
    </w:p>
    <w:p w14:paraId="16A5942E" w14:textId="6248DEB6" w:rsidR="00FB6490" w:rsidRPr="00FB6490" w:rsidRDefault="003050FA" w:rsidP="00067265">
      <w:pPr>
        <w:pStyle w:val="ListParagraph"/>
        <w:numPr>
          <w:ilvl w:val="0"/>
          <w:numId w:val="5"/>
        </w:numPr>
        <w:spacing w:line="360" w:lineRule="auto"/>
        <w:rPr>
          <w:rFonts w:ascii="Times New Roman" w:hAnsi="Times New Roman" w:cs="Times New Roman"/>
          <w:sz w:val="24"/>
          <w:szCs w:val="24"/>
        </w:rPr>
      </w:pPr>
      <w:r w:rsidRPr="00291611">
        <w:rPr>
          <w:rFonts w:ascii="Times New Roman" w:hAnsi="Times New Roman" w:cs="Times New Roman"/>
          <w:sz w:val="24"/>
          <w:szCs w:val="24"/>
        </w:rPr>
        <w:t>Admin database</w:t>
      </w:r>
      <w:r w:rsidR="00291611">
        <w:rPr>
          <w:rFonts w:ascii="Times New Roman" w:hAnsi="Times New Roman" w:cs="Times New Roman"/>
          <w:sz w:val="24"/>
          <w:szCs w:val="24"/>
        </w:rPr>
        <w:t xml:space="preserve"> </w:t>
      </w:r>
      <w:r w:rsidR="00291611">
        <w:rPr>
          <w:rFonts w:ascii="Times New Roman" w:hAnsi="Times New Roman" w:cs="Times New Roman"/>
          <w:sz w:val="24"/>
          <w:szCs w:val="24"/>
        </w:rPr>
        <w:br/>
      </w:r>
      <w:r w:rsidR="003E30ED">
        <w:rPr>
          <w:rFonts w:ascii="Times New Roman" w:hAnsi="Times New Roman" w:cs="Times New Roman"/>
          <w:sz w:val="24"/>
          <w:szCs w:val="24"/>
        </w:rPr>
        <w:t>The screenshot below shows where admin data is stored when an account for the admin is created.</w:t>
      </w:r>
      <w:r w:rsidR="00FB6490">
        <w:rPr>
          <w:rFonts w:ascii="Times New Roman" w:hAnsi="Times New Roman" w:cs="Times New Roman"/>
          <w:sz w:val="24"/>
          <w:szCs w:val="24"/>
        </w:rPr>
        <w:br/>
      </w:r>
      <w:r w:rsidR="00A925FC">
        <w:rPr>
          <w:rFonts w:ascii="Times New Roman" w:hAnsi="Times New Roman" w:cs="Times New Roman"/>
          <w:noProof/>
          <w:sz w:val="24"/>
          <w:szCs w:val="24"/>
        </w:rPr>
        <w:drawing>
          <wp:inline distT="0" distB="0" distL="0" distR="0" wp14:anchorId="2094D10C" wp14:editId="452A65C8">
            <wp:extent cx="5431790" cy="2276475"/>
            <wp:effectExtent l="0" t="0" r="0" b="9525"/>
            <wp:docPr id="89281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3561" name="Picture 892813561"/>
                    <pic:cNvPicPr/>
                  </pic:nvPicPr>
                  <pic:blipFill>
                    <a:blip r:embed="rId23">
                      <a:extLst>
                        <a:ext uri="{28A0092B-C50C-407E-A947-70E740481C1C}">
                          <a14:useLocalDpi xmlns:a14="http://schemas.microsoft.com/office/drawing/2010/main" val="0"/>
                        </a:ext>
                      </a:extLst>
                    </a:blip>
                    <a:stretch>
                      <a:fillRect/>
                    </a:stretch>
                  </pic:blipFill>
                  <pic:spPr>
                    <a:xfrm>
                      <a:off x="0" y="0"/>
                      <a:ext cx="5431790" cy="2276475"/>
                    </a:xfrm>
                    <a:prstGeom prst="rect">
                      <a:avLst/>
                    </a:prstGeom>
                  </pic:spPr>
                </pic:pic>
              </a:graphicData>
            </a:graphic>
          </wp:inline>
        </w:drawing>
      </w:r>
    </w:p>
    <w:p w14:paraId="4E47BCB5" w14:textId="4AEB0E5A" w:rsidR="003050FA" w:rsidRPr="00291611" w:rsidRDefault="00232707" w:rsidP="008079CC">
      <w:pPr>
        <w:pStyle w:val="ListParagraph"/>
        <w:numPr>
          <w:ilvl w:val="0"/>
          <w:numId w:val="5"/>
        </w:numPr>
        <w:spacing w:line="360" w:lineRule="auto"/>
        <w:rPr>
          <w:rFonts w:ascii="Times New Roman" w:hAnsi="Times New Roman" w:cs="Times New Roman"/>
          <w:sz w:val="24"/>
          <w:szCs w:val="24"/>
        </w:rPr>
      </w:pPr>
      <w:r w:rsidRPr="00291611">
        <w:rPr>
          <w:rFonts w:ascii="Times New Roman" w:hAnsi="Times New Roman" w:cs="Times New Roman"/>
          <w:sz w:val="24"/>
          <w:szCs w:val="24"/>
        </w:rPr>
        <w:t>Patient database</w:t>
      </w:r>
      <w:r w:rsidR="003E30ED">
        <w:rPr>
          <w:rFonts w:ascii="Times New Roman" w:hAnsi="Times New Roman" w:cs="Times New Roman"/>
          <w:sz w:val="24"/>
          <w:szCs w:val="24"/>
        </w:rPr>
        <w:br/>
        <w:t xml:space="preserve">The </w:t>
      </w:r>
      <w:r w:rsidR="00463E23">
        <w:rPr>
          <w:rFonts w:ascii="Times New Roman" w:hAnsi="Times New Roman" w:cs="Times New Roman"/>
          <w:sz w:val="24"/>
          <w:szCs w:val="24"/>
        </w:rPr>
        <w:t xml:space="preserve">screenshot below shows where patient information is stored after an account </w:t>
      </w:r>
      <w:r w:rsidR="00463E23">
        <w:rPr>
          <w:rFonts w:ascii="Times New Roman" w:hAnsi="Times New Roman" w:cs="Times New Roman"/>
          <w:sz w:val="24"/>
          <w:szCs w:val="24"/>
        </w:rPr>
        <w:lastRenderedPageBreak/>
        <w:t>is created</w:t>
      </w:r>
      <w:r w:rsidR="00E13184">
        <w:rPr>
          <w:rFonts w:ascii="Times New Roman" w:hAnsi="Times New Roman" w:cs="Times New Roman"/>
          <w:sz w:val="24"/>
          <w:szCs w:val="24"/>
        </w:rPr>
        <w:t>.</w:t>
      </w:r>
      <w:r w:rsidR="00FB6490">
        <w:rPr>
          <w:rFonts w:ascii="Times New Roman" w:hAnsi="Times New Roman" w:cs="Times New Roman"/>
          <w:sz w:val="24"/>
          <w:szCs w:val="24"/>
        </w:rPr>
        <w:br/>
      </w:r>
      <w:r w:rsidR="00A925FC">
        <w:rPr>
          <w:rFonts w:ascii="Times New Roman" w:hAnsi="Times New Roman" w:cs="Times New Roman"/>
          <w:noProof/>
          <w:sz w:val="24"/>
          <w:szCs w:val="24"/>
        </w:rPr>
        <w:drawing>
          <wp:inline distT="0" distB="0" distL="0" distR="0" wp14:anchorId="36926A83" wp14:editId="39120436">
            <wp:extent cx="5431790" cy="1285875"/>
            <wp:effectExtent l="0" t="0" r="0" b="9525"/>
            <wp:docPr id="286366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66041" name="Picture 286366041"/>
                    <pic:cNvPicPr/>
                  </pic:nvPicPr>
                  <pic:blipFill>
                    <a:blip r:embed="rId24">
                      <a:extLst>
                        <a:ext uri="{28A0092B-C50C-407E-A947-70E740481C1C}">
                          <a14:useLocalDpi xmlns:a14="http://schemas.microsoft.com/office/drawing/2010/main" val="0"/>
                        </a:ext>
                      </a:extLst>
                    </a:blip>
                    <a:stretch>
                      <a:fillRect/>
                    </a:stretch>
                  </pic:blipFill>
                  <pic:spPr>
                    <a:xfrm>
                      <a:off x="0" y="0"/>
                      <a:ext cx="5431790" cy="1285875"/>
                    </a:xfrm>
                    <a:prstGeom prst="rect">
                      <a:avLst/>
                    </a:prstGeom>
                  </pic:spPr>
                </pic:pic>
              </a:graphicData>
            </a:graphic>
          </wp:inline>
        </w:drawing>
      </w:r>
    </w:p>
    <w:p w14:paraId="492EFD9B" w14:textId="4DA676FB" w:rsidR="00232707" w:rsidRDefault="008502B1" w:rsidP="008079CC">
      <w:pPr>
        <w:pStyle w:val="ListParagraph"/>
        <w:numPr>
          <w:ilvl w:val="0"/>
          <w:numId w:val="5"/>
        </w:numPr>
        <w:spacing w:line="360" w:lineRule="auto"/>
        <w:rPr>
          <w:rFonts w:ascii="Times New Roman" w:hAnsi="Times New Roman" w:cs="Times New Roman"/>
          <w:sz w:val="24"/>
          <w:szCs w:val="24"/>
        </w:rPr>
      </w:pPr>
      <w:r w:rsidRPr="00291611">
        <w:rPr>
          <w:rFonts w:ascii="Times New Roman" w:hAnsi="Times New Roman" w:cs="Times New Roman"/>
          <w:sz w:val="24"/>
          <w:szCs w:val="24"/>
        </w:rPr>
        <w:t>Doctor database</w:t>
      </w:r>
      <w:r w:rsidR="008079CC">
        <w:rPr>
          <w:rFonts w:ascii="Times New Roman" w:hAnsi="Times New Roman" w:cs="Times New Roman"/>
          <w:sz w:val="24"/>
          <w:szCs w:val="24"/>
        </w:rPr>
        <w:br/>
        <w:t>The screenshot below shows where doctor information is stored after an account is created.</w:t>
      </w:r>
      <w:r w:rsidR="00FB6490">
        <w:rPr>
          <w:rFonts w:ascii="Times New Roman" w:hAnsi="Times New Roman" w:cs="Times New Roman"/>
          <w:sz w:val="24"/>
          <w:szCs w:val="24"/>
        </w:rPr>
        <w:br/>
      </w:r>
      <w:r w:rsidR="00450BE4">
        <w:rPr>
          <w:rFonts w:ascii="Times New Roman" w:hAnsi="Times New Roman" w:cs="Times New Roman"/>
          <w:noProof/>
          <w:sz w:val="24"/>
          <w:szCs w:val="24"/>
        </w:rPr>
        <w:drawing>
          <wp:inline distT="0" distB="0" distL="0" distR="0" wp14:anchorId="062F5387" wp14:editId="6FB6950C">
            <wp:extent cx="5431790" cy="1143000"/>
            <wp:effectExtent l="0" t="0" r="0" b="0"/>
            <wp:docPr id="433836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36638" name="Picture 433836638"/>
                    <pic:cNvPicPr/>
                  </pic:nvPicPr>
                  <pic:blipFill>
                    <a:blip r:embed="rId25">
                      <a:extLst>
                        <a:ext uri="{28A0092B-C50C-407E-A947-70E740481C1C}">
                          <a14:useLocalDpi xmlns:a14="http://schemas.microsoft.com/office/drawing/2010/main" val="0"/>
                        </a:ext>
                      </a:extLst>
                    </a:blip>
                    <a:stretch>
                      <a:fillRect/>
                    </a:stretch>
                  </pic:blipFill>
                  <pic:spPr>
                    <a:xfrm>
                      <a:off x="0" y="0"/>
                      <a:ext cx="5431790" cy="1143000"/>
                    </a:xfrm>
                    <a:prstGeom prst="rect">
                      <a:avLst/>
                    </a:prstGeom>
                  </pic:spPr>
                </pic:pic>
              </a:graphicData>
            </a:graphic>
          </wp:inline>
        </w:drawing>
      </w:r>
    </w:p>
    <w:p w14:paraId="7B1F338D" w14:textId="4F267F0F" w:rsidR="00FB6490" w:rsidRPr="00291611" w:rsidRDefault="00DA5DA4" w:rsidP="008079CC">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Login database</w:t>
      </w:r>
      <w:r>
        <w:rPr>
          <w:rFonts w:ascii="Times New Roman" w:hAnsi="Times New Roman" w:cs="Times New Roman"/>
          <w:sz w:val="24"/>
          <w:szCs w:val="24"/>
        </w:rPr>
        <w:br/>
        <w:t>The screenshot below show</w:t>
      </w:r>
      <w:r w:rsidR="00067265">
        <w:rPr>
          <w:rFonts w:ascii="Times New Roman" w:hAnsi="Times New Roman" w:cs="Times New Roman"/>
          <w:sz w:val="24"/>
          <w:szCs w:val="24"/>
        </w:rPr>
        <w:t>s</w:t>
      </w:r>
      <w:r>
        <w:rPr>
          <w:rFonts w:ascii="Times New Roman" w:hAnsi="Times New Roman" w:cs="Times New Roman"/>
          <w:sz w:val="24"/>
          <w:szCs w:val="24"/>
        </w:rPr>
        <w:t xml:space="preserve"> the login database </w:t>
      </w:r>
      <w:r w:rsidR="003C2DA3">
        <w:rPr>
          <w:rFonts w:ascii="Times New Roman" w:hAnsi="Times New Roman" w:cs="Times New Roman"/>
          <w:sz w:val="24"/>
          <w:szCs w:val="24"/>
        </w:rPr>
        <w:t>used when creating the system.</w:t>
      </w:r>
      <w:r w:rsidR="003C2DA3">
        <w:rPr>
          <w:rFonts w:ascii="Times New Roman" w:hAnsi="Times New Roman" w:cs="Times New Roman"/>
          <w:sz w:val="24"/>
          <w:szCs w:val="24"/>
        </w:rPr>
        <w:br/>
      </w:r>
      <w:r w:rsidR="00450BE4">
        <w:rPr>
          <w:rFonts w:ascii="Times New Roman" w:hAnsi="Times New Roman" w:cs="Times New Roman"/>
          <w:noProof/>
          <w:sz w:val="24"/>
          <w:szCs w:val="24"/>
        </w:rPr>
        <w:drawing>
          <wp:inline distT="0" distB="0" distL="0" distR="0" wp14:anchorId="12E542CF" wp14:editId="4969361B">
            <wp:extent cx="5431790" cy="1562100"/>
            <wp:effectExtent l="0" t="0" r="0" b="0"/>
            <wp:docPr id="361061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61507" name="Picture 361061507"/>
                    <pic:cNvPicPr/>
                  </pic:nvPicPr>
                  <pic:blipFill>
                    <a:blip r:embed="rId26">
                      <a:extLst>
                        <a:ext uri="{28A0092B-C50C-407E-A947-70E740481C1C}">
                          <a14:useLocalDpi xmlns:a14="http://schemas.microsoft.com/office/drawing/2010/main" val="0"/>
                        </a:ext>
                      </a:extLst>
                    </a:blip>
                    <a:stretch>
                      <a:fillRect/>
                    </a:stretch>
                  </pic:blipFill>
                  <pic:spPr>
                    <a:xfrm>
                      <a:off x="0" y="0"/>
                      <a:ext cx="5431790" cy="1562100"/>
                    </a:xfrm>
                    <a:prstGeom prst="rect">
                      <a:avLst/>
                    </a:prstGeom>
                  </pic:spPr>
                </pic:pic>
              </a:graphicData>
            </a:graphic>
          </wp:inline>
        </w:drawing>
      </w:r>
    </w:p>
    <w:p w14:paraId="1CD3CA44" w14:textId="76D0715F" w:rsidR="00103D5F" w:rsidRDefault="00E12FE4" w:rsidP="007223D1">
      <w:pPr>
        <w:pStyle w:val="Heading3"/>
        <w:jc w:val="both"/>
        <w:rPr>
          <w:rFonts w:ascii="Times New Roman" w:eastAsia="Times New Roman" w:hAnsi="Times New Roman" w:cs="Times New Roman"/>
          <w:color w:val="000000"/>
          <w:sz w:val="24"/>
          <w:szCs w:val="24"/>
        </w:rPr>
      </w:pPr>
      <w:bookmarkStart w:id="463" w:name="_Toc184632664"/>
      <w:r>
        <w:rPr>
          <w:rFonts w:ascii="Times New Roman" w:eastAsia="Times New Roman" w:hAnsi="Times New Roman" w:cs="Times New Roman"/>
          <w:color w:val="000000"/>
          <w:sz w:val="24"/>
          <w:szCs w:val="24"/>
        </w:rPr>
        <w:t xml:space="preserve">5.2.2 </w:t>
      </w:r>
      <w:r w:rsidR="005F5DDB">
        <w:rPr>
          <w:rFonts w:ascii="Times New Roman" w:eastAsia="Times New Roman" w:hAnsi="Times New Roman" w:cs="Times New Roman"/>
          <w:color w:val="000000"/>
          <w:sz w:val="24"/>
          <w:szCs w:val="24"/>
        </w:rPr>
        <w:t>Systems Frontend</w:t>
      </w:r>
      <w:bookmarkEnd w:id="463"/>
    </w:p>
    <w:p w14:paraId="148B8450" w14:textId="77777777" w:rsidR="00C1406D" w:rsidRDefault="00AF36BA" w:rsidP="007223D1">
      <w:pPr>
        <w:rPr>
          <w:rFonts w:ascii="Times New Roman" w:hAnsi="Times New Roman" w:cs="Times New Roman"/>
          <w:sz w:val="24"/>
          <w:szCs w:val="24"/>
          <w:lang w:val="en-US"/>
        </w:rPr>
      </w:pPr>
      <w:r w:rsidRPr="00AF36BA">
        <w:rPr>
          <w:rFonts w:ascii="Times New Roman" w:hAnsi="Times New Roman" w:cs="Times New Roman"/>
          <w:sz w:val="24"/>
          <w:szCs w:val="24"/>
          <w:lang w:val="en-US"/>
        </w:rPr>
        <w:t>The logic in charge of creating and executing the healthcare platform's user interface, as described below, is included in the system's frontend.</w:t>
      </w:r>
    </w:p>
    <w:p w14:paraId="65515ED3" w14:textId="518A7827" w:rsidR="00C1406D" w:rsidRPr="00087727" w:rsidRDefault="006D360B" w:rsidP="00087727">
      <w:pPr>
        <w:pStyle w:val="ListParagraph"/>
        <w:numPr>
          <w:ilvl w:val="0"/>
          <w:numId w:val="6"/>
        </w:numPr>
        <w:rPr>
          <w:rFonts w:ascii="Times New Roman" w:hAnsi="Times New Roman" w:cs="Times New Roman"/>
          <w:sz w:val="24"/>
          <w:szCs w:val="24"/>
          <w:lang w:val="en-US"/>
        </w:rPr>
      </w:pPr>
      <w:r w:rsidRPr="00C1406D">
        <w:rPr>
          <w:rFonts w:ascii="Times New Roman" w:hAnsi="Times New Roman" w:cs="Times New Roman"/>
          <w:sz w:val="24"/>
          <w:szCs w:val="24"/>
          <w:lang w:val="en-US"/>
        </w:rPr>
        <w:t>Homepage</w:t>
      </w:r>
      <w:r w:rsidR="00C1406D">
        <w:rPr>
          <w:rFonts w:ascii="Times New Roman" w:hAnsi="Times New Roman" w:cs="Times New Roman"/>
          <w:sz w:val="24"/>
          <w:szCs w:val="24"/>
          <w:lang w:val="en-US"/>
        </w:rPr>
        <w:br/>
      </w:r>
      <w:r w:rsidR="007C7BDE" w:rsidRPr="007C7BDE">
        <w:rPr>
          <w:rFonts w:ascii="Times New Roman" w:hAnsi="Times New Roman" w:cs="Times New Roman"/>
          <w:sz w:val="24"/>
          <w:szCs w:val="24"/>
          <w:lang w:val="en-US"/>
        </w:rPr>
        <w:t>The homepage interface's design, created with HTML and CSS, is displayed in the screenshot below.</w:t>
      </w:r>
      <w:r w:rsidR="00D42400" w:rsidRPr="00087727">
        <w:rPr>
          <w:rFonts w:ascii="Times New Roman" w:hAnsi="Times New Roman" w:cs="Times New Roman"/>
          <w:sz w:val="24"/>
          <w:szCs w:val="24"/>
          <w:lang w:val="en-US"/>
        </w:rPr>
        <w:br/>
      </w:r>
      <w:r w:rsidR="00545EDF">
        <w:rPr>
          <w:rFonts w:ascii="Times New Roman" w:hAnsi="Times New Roman" w:cs="Times New Roman"/>
          <w:noProof/>
          <w:sz w:val="24"/>
          <w:szCs w:val="24"/>
          <w:lang w:val="en-US"/>
        </w:rPr>
        <w:lastRenderedPageBreak/>
        <w:drawing>
          <wp:inline distT="0" distB="0" distL="0" distR="0" wp14:anchorId="21196594" wp14:editId="370B8F6F">
            <wp:extent cx="5431790" cy="2819400"/>
            <wp:effectExtent l="0" t="0" r="0" b="0"/>
            <wp:docPr id="1490094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4775" name="Picture 1490094775"/>
                    <pic:cNvPicPr/>
                  </pic:nvPicPr>
                  <pic:blipFill>
                    <a:blip r:embed="rId27">
                      <a:extLst>
                        <a:ext uri="{28A0092B-C50C-407E-A947-70E740481C1C}">
                          <a14:useLocalDpi xmlns:a14="http://schemas.microsoft.com/office/drawing/2010/main" val="0"/>
                        </a:ext>
                      </a:extLst>
                    </a:blip>
                    <a:stretch>
                      <a:fillRect/>
                    </a:stretch>
                  </pic:blipFill>
                  <pic:spPr>
                    <a:xfrm>
                      <a:off x="0" y="0"/>
                      <a:ext cx="5431790" cy="2819400"/>
                    </a:xfrm>
                    <a:prstGeom prst="rect">
                      <a:avLst/>
                    </a:prstGeom>
                  </pic:spPr>
                </pic:pic>
              </a:graphicData>
            </a:graphic>
          </wp:inline>
        </w:drawing>
      </w:r>
      <w:r w:rsidR="00545EDF">
        <w:rPr>
          <w:rFonts w:ascii="Times New Roman" w:hAnsi="Times New Roman" w:cs="Times New Roman"/>
          <w:sz w:val="24"/>
          <w:szCs w:val="24"/>
          <w:lang w:val="en-US"/>
        </w:rPr>
        <w:br/>
      </w:r>
    </w:p>
    <w:p w14:paraId="3306B388" w14:textId="6AB7EA44" w:rsidR="00C1406D" w:rsidRPr="00D42400" w:rsidRDefault="00834711" w:rsidP="00D42400">
      <w:pPr>
        <w:pStyle w:val="ListParagraph"/>
        <w:numPr>
          <w:ilvl w:val="0"/>
          <w:numId w:val="6"/>
        </w:numPr>
        <w:rPr>
          <w:rFonts w:ascii="Times New Roman" w:hAnsi="Times New Roman" w:cs="Times New Roman"/>
          <w:sz w:val="24"/>
          <w:szCs w:val="24"/>
          <w:lang w:val="en-US"/>
        </w:rPr>
      </w:pPr>
      <w:r w:rsidRPr="00C1406D">
        <w:rPr>
          <w:rFonts w:ascii="Times New Roman" w:hAnsi="Times New Roman" w:cs="Times New Roman"/>
          <w:sz w:val="24"/>
          <w:szCs w:val="24"/>
          <w:lang w:val="en-US"/>
        </w:rPr>
        <w:t>P</w:t>
      </w:r>
      <w:r w:rsidR="006D360B" w:rsidRPr="00C1406D">
        <w:rPr>
          <w:rFonts w:ascii="Times New Roman" w:hAnsi="Times New Roman" w:cs="Times New Roman"/>
          <w:sz w:val="24"/>
          <w:szCs w:val="24"/>
          <w:lang w:val="en-US"/>
        </w:rPr>
        <w:t>atient dashboard</w:t>
      </w:r>
      <w:r w:rsidR="00C1406D">
        <w:rPr>
          <w:rFonts w:ascii="Times New Roman" w:hAnsi="Times New Roman" w:cs="Times New Roman"/>
          <w:sz w:val="24"/>
          <w:szCs w:val="24"/>
          <w:lang w:val="en-US"/>
        </w:rPr>
        <w:br/>
      </w:r>
      <w:r w:rsidR="004B4454" w:rsidRPr="004B4454">
        <w:rPr>
          <w:rFonts w:ascii="Times New Roman" w:hAnsi="Times New Roman" w:cs="Times New Roman"/>
          <w:sz w:val="24"/>
          <w:szCs w:val="24"/>
          <w:lang w:val="en-US"/>
        </w:rPr>
        <w:t>The user interface of the patient dashboard, which was made with HTML and CSS, is seen in the screenshot below.</w:t>
      </w:r>
      <w:r w:rsidR="00D42400">
        <w:rPr>
          <w:rFonts w:ascii="Times New Roman" w:hAnsi="Times New Roman" w:cs="Times New Roman"/>
          <w:sz w:val="24"/>
          <w:szCs w:val="24"/>
          <w:lang w:val="en-US"/>
        </w:rPr>
        <w:br/>
      </w:r>
      <w:r w:rsidR="00545EDF">
        <w:rPr>
          <w:rFonts w:ascii="Times New Roman" w:hAnsi="Times New Roman" w:cs="Times New Roman"/>
          <w:noProof/>
          <w:sz w:val="24"/>
          <w:szCs w:val="24"/>
          <w:lang w:val="en-US"/>
        </w:rPr>
        <w:drawing>
          <wp:inline distT="0" distB="0" distL="0" distR="0" wp14:anchorId="2CA32AAA" wp14:editId="35DCB85D">
            <wp:extent cx="5431790" cy="2266950"/>
            <wp:effectExtent l="0" t="0" r="0" b="0"/>
            <wp:docPr id="412833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33404" name="Picture 412833404"/>
                    <pic:cNvPicPr/>
                  </pic:nvPicPr>
                  <pic:blipFill>
                    <a:blip r:embed="rId28">
                      <a:extLst>
                        <a:ext uri="{28A0092B-C50C-407E-A947-70E740481C1C}">
                          <a14:useLocalDpi xmlns:a14="http://schemas.microsoft.com/office/drawing/2010/main" val="0"/>
                        </a:ext>
                      </a:extLst>
                    </a:blip>
                    <a:stretch>
                      <a:fillRect/>
                    </a:stretch>
                  </pic:blipFill>
                  <pic:spPr>
                    <a:xfrm>
                      <a:off x="0" y="0"/>
                      <a:ext cx="5431790" cy="2266950"/>
                    </a:xfrm>
                    <a:prstGeom prst="rect">
                      <a:avLst/>
                    </a:prstGeom>
                  </pic:spPr>
                </pic:pic>
              </a:graphicData>
            </a:graphic>
          </wp:inline>
        </w:drawing>
      </w:r>
      <w:r w:rsidR="00545EDF">
        <w:rPr>
          <w:rFonts w:ascii="Times New Roman" w:hAnsi="Times New Roman" w:cs="Times New Roman"/>
          <w:sz w:val="24"/>
          <w:szCs w:val="24"/>
          <w:lang w:val="en-US"/>
        </w:rPr>
        <w:br/>
      </w:r>
    </w:p>
    <w:p w14:paraId="24568672" w14:textId="7524D9EC" w:rsidR="0086639B" w:rsidRPr="009C5928" w:rsidRDefault="00D42400" w:rsidP="009C5928">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Consultation</w:t>
      </w:r>
      <w:r w:rsidR="00834711" w:rsidRPr="00C1406D">
        <w:rPr>
          <w:rFonts w:ascii="Times New Roman" w:hAnsi="Times New Roman" w:cs="Times New Roman"/>
          <w:sz w:val="24"/>
          <w:szCs w:val="24"/>
          <w:lang w:val="en-US"/>
        </w:rPr>
        <w:t xml:space="preserve"> page</w:t>
      </w:r>
      <w:r w:rsidR="00C1406D">
        <w:rPr>
          <w:rFonts w:ascii="Times New Roman" w:hAnsi="Times New Roman" w:cs="Times New Roman"/>
          <w:sz w:val="24"/>
          <w:szCs w:val="24"/>
          <w:lang w:val="en-US"/>
        </w:rPr>
        <w:br/>
      </w:r>
      <w:r w:rsidR="009C5928" w:rsidRPr="009C5928">
        <w:rPr>
          <w:rFonts w:ascii="Times New Roman" w:hAnsi="Times New Roman" w:cs="Times New Roman"/>
          <w:sz w:val="24"/>
          <w:szCs w:val="24"/>
          <w:lang w:val="en-US"/>
        </w:rPr>
        <w:t>The interface of the consultation page, which was made with HTML and CSS, is seen in the screenshot below.</w:t>
      </w:r>
      <w:r w:rsidR="009C5928">
        <w:rPr>
          <w:rFonts w:ascii="Times New Roman" w:hAnsi="Times New Roman" w:cs="Times New Roman"/>
          <w:sz w:val="24"/>
          <w:szCs w:val="24"/>
          <w:lang w:val="en-US"/>
        </w:rPr>
        <w:br/>
      </w:r>
      <w:r w:rsidR="00545EDF">
        <w:rPr>
          <w:rFonts w:ascii="Times New Roman" w:hAnsi="Times New Roman" w:cs="Times New Roman"/>
          <w:noProof/>
          <w:sz w:val="24"/>
          <w:szCs w:val="24"/>
          <w:lang w:val="en-US"/>
        </w:rPr>
        <w:lastRenderedPageBreak/>
        <w:drawing>
          <wp:inline distT="0" distB="0" distL="0" distR="0" wp14:anchorId="21C92501" wp14:editId="3DD7B0C9">
            <wp:extent cx="5431790" cy="2286000"/>
            <wp:effectExtent l="0" t="0" r="0" b="0"/>
            <wp:docPr id="1930897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97260" name="Picture 1930897260"/>
                    <pic:cNvPicPr/>
                  </pic:nvPicPr>
                  <pic:blipFill>
                    <a:blip r:embed="rId29">
                      <a:extLst>
                        <a:ext uri="{28A0092B-C50C-407E-A947-70E740481C1C}">
                          <a14:useLocalDpi xmlns:a14="http://schemas.microsoft.com/office/drawing/2010/main" val="0"/>
                        </a:ext>
                      </a:extLst>
                    </a:blip>
                    <a:stretch>
                      <a:fillRect/>
                    </a:stretch>
                  </pic:blipFill>
                  <pic:spPr>
                    <a:xfrm>
                      <a:off x="0" y="0"/>
                      <a:ext cx="5431790" cy="2286000"/>
                    </a:xfrm>
                    <a:prstGeom prst="rect">
                      <a:avLst/>
                    </a:prstGeom>
                  </pic:spPr>
                </pic:pic>
              </a:graphicData>
            </a:graphic>
          </wp:inline>
        </w:drawing>
      </w:r>
      <w:r w:rsidR="00545EDF">
        <w:rPr>
          <w:rFonts w:ascii="Times New Roman" w:hAnsi="Times New Roman" w:cs="Times New Roman"/>
          <w:sz w:val="24"/>
          <w:szCs w:val="24"/>
          <w:lang w:val="en-US"/>
        </w:rPr>
        <w:br/>
      </w:r>
    </w:p>
    <w:p w14:paraId="58F36989" w14:textId="39BCD8BE" w:rsidR="00E12FE4" w:rsidRDefault="00E12FE4" w:rsidP="00E12FE4">
      <w:pPr>
        <w:pStyle w:val="Heading2"/>
        <w:jc w:val="both"/>
        <w:rPr>
          <w:rFonts w:ascii="Times New Roman" w:eastAsia="Times New Roman" w:hAnsi="Times New Roman" w:cs="Times New Roman"/>
          <w:color w:val="000000"/>
          <w:sz w:val="24"/>
          <w:szCs w:val="24"/>
        </w:rPr>
      </w:pPr>
      <w:bookmarkStart w:id="464" w:name="_Toc184632665"/>
      <w:r>
        <w:rPr>
          <w:rFonts w:ascii="Times New Roman" w:eastAsia="Times New Roman" w:hAnsi="Times New Roman" w:cs="Times New Roman"/>
          <w:color w:val="000000"/>
          <w:sz w:val="24"/>
          <w:szCs w:val="24"/>
        </w:rPr>
        <w:t>5.3 System Testing</w:t>
      </w:r>
      <w:bookmarkEnd w:id="464"/>
    </w:p>
    <w:p w14:paraId="55760EFB" w14:textId="3B934581" w:rsidR="0006114C" w:rsidRPr="0006114C" w:rsidRDefault="0006114C" w:rsidP="000611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6114C">
        <w:rPr>
          <w:rFonts w:ascii="Times New Roman" w:hAnsi="Times New Roman" w:cs="Times New Roman"/>
          <w:sz w:val="24"/>
          <w:szCs w:val="24"/>
        </w:rPr>
        <w:t>This section considers the functionality of the system and verifies whether the system meets the requirements. Testing is, therefore, crucial to discover flaws and problems in a system, solve them, and ensure that the system works for its purpose.</w:t>
      </w:r>
    </w:p>
    <w:p w14:paraId="0D248A0F" w14:textId="102444DA" w:rsidR="00E12FE4" w:rsidRDefault="00E12FE4" w:rsidP="00E12FE4">
      <w:pPr>
        <w:pStyle w:val="Heading3"/>
        <w:jc w:val="both"/>
        <w:rPr>
          <w:rFonts w:ascii="Times New Roman" w:eastAsia="Times New Roman" w:hAnsi="Times New Roman" w:cs="Times New Roman"/>
          <w:color w:val="000000"/>
          <w:sz w:val="24"/>
          <w:szCs w:val="24"/>
        </w:rPr>
      </w:pPr>
      <w:bookmarkStart w:id="465" w:name="_Toc184632666"/>
      <w:r>
        <w:rPr>
          <w:rFonts w:ascii="Times New Roman" w:eastAsia="Times New Roman" w:hAnsi="Times New Roman" w:cs="Times New Roman"/>
          <w:color w:val="000000"/>
          <w:sz w:val="24"/>
          <w:szCs w:val="24"/>
        </w:rPr>
        <w:t xml:space="preserve">5.3.1 </w:t>
      </w:r>
      <w:r w:rsidR="00701F7B">
        <w:rPr>
          <w:rFonts w:ascii="Times New Roman" w:eastAsia="Times New Roman" w:hAnsi="Times New Roman" w:cs="Times New Roman"/>
          <w:color w:val="000000"/>
          <w:sz w:val="24"/>
          <w:szCs w:val="24"/>
        </w:rPr>
        <w:t>Blackbox Testing</w:t>
      </w:r>
      <w:bookmarkEnd w:id="465"/>
    </w:p>
    <w:p w14:paraId="0AC0B33E" w14:textId="13541863" w:rsidR="00964157" w:rsidRPr="00964157" w:rsidRDefault="00964157" w:rsidP="009641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4157">
        <w:rPr>
          <w:rFonts w:ascii="Times New Roman" w:hAnsi="Times New Roman" w:cs="Times New Roman"/>
          <w:sz w:val="24"/>
          <w:szCs w:val="24"/>
        </w:rPr>
        <w:t>Black Box Testing was conducted to test the usability of the system from the user's perspective. The development aimed at an interactive user interface with a colour scheme based on healthcare. Reports were included to represent the working of the system clearly and the interface was designed to be simple and user-friendly.</w:t>
      </w:r>
    </w:p>
    <w:p w14:paraId="77EA8421" w14:textId="6CF27952" w:rsidR="003A6871" w:rsidRDefault="003A6871" w:rsidP="003A6871">
      <w:pPr>
        <w:pStyle w:val="Heading3"/>
        <w:jc w:val="both"/>
        <w:rPr>
          <w:rFonts w:ascii="Times New Roman" w:eastAsia="Times New Roman" w:hAnsi="Times New Roman" w:cs="Times New Roman"/>
          <w:color w:val="000000"/>
          <w:sz w:val="24"/>
          <w:szCs w:val="24"/>
        </w:rPr>
      </w:pPr>
      <w:bookmarkStart w:id="466" w:name="_Toc184632667"/>
      <w:r>
        <w:rPr>
          <w:rFonts w:ascii="Times New Roman" w:eastAsia="Times New Roman" w:hAnsi="Times New Roman" w:cs="Times New Roman"/>
          <w:color w:val="000000"/>
          <w:sz w:val="24"/>
          <w:szCs w:val="24"/>
        </w:rPr>
        <w:t xml:space="preserve">5.3.1 </w:t>
      </w:r>
      <w:r w:rsidR="00701F7B">
        <w:rPr>
          <w:rFonts w:ascii="Times New Roman" w:eastAsia="Times New Roman" w:hAnsi="Times New Roman" w:cs="Times New Roman"/>
          <w:color w:val="000000"/>
          <w:sz w:val="24"/>
          <w:szCs w:val="24"/>
        </w:rPr>
        <w:t>Functionality Testing</w:t>
      </w:r>
      <w:bookmarkEnd w:id="466"/>
    </w:p>
    <w:p w14:paraId="345607AF" w14:textId="3B88A867" w:rsidR="00964157" w:rsidRPr="008B28F4" w:rsidRDefault="008B28F4" w:rsidP="008B28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B28F4">
        <w:rPr>
          <w:rFonts w:ascii="Times New Roman" w:hAnsi="Times New Roman" w:cs="Times New Roman"/>
          <w:sz w:val="24"/>
          <w:szCs w:val="24"/>
        </w:rPr>
        <w:t>The system fulfils all the functional requirements by providing a facility for patients and doctors to register their details and ensuring that access is only granted through a secure login to authorized users. It also allows users to log out successfully. Also, the admin can approve or delete accounts created by the patients and doctors. All user-input information is safely saved in the local MySQL database.</w:t>
      </w:r>
    </w:p>
    <w:p w14:paraId="0661E54E" w14:textId="7BC52953" w:rsidR="00701F7B" w:rsidRPr="00701F7B" w:rsidRDefault="003A6871" w:rsidP="00701F7B">
      <w:pPr>
        <w:pStyle w:val="Heading3"/>
        <w:jc w:val="both"/>
        <w:rPr>
          <w:rFonts w:ascii="Times New Roman" w:eastAsia="Times New Roman" w:hAnsi="Times New Roman" w:cs="Times New Roman"/>
          <w:color w:val="000000"/>
          <w:sz w:val="24"/>
          <w:szCs w:val="24"/>
        </w:rPr>
      </w:pPr>
      <w:bookmarkStart w:id="467" w:name="_Toc184632668"/>
      <w:r>
        <w:rPr>
          <w:rFonts w:ascii="Times New Roman" w:eastAsia="Times New Roman" w:hAnsi="Times New Roman" w:cs="Times New Roman"/>
          <w:color w:val="000000"/>
          <w:sz w:val="24"/>
          <w:szCs w:val="24"/>
        </w:rPr>
        <w:t xml:space="preserve">5.3.1 </w:t>
      </w:r>
      <w:r w:rsidR="00701F7B">
        <w:rPr>
          <w:rFonts w:ascii="Times New Roman" w:eastAsia="Times New Roman" w:hAnsi="Times New Roman" w:cs="Times New Roman"/>
          <w:color w:val="000000"/>
          <w:sz w:val="24"/>
          <w:szCs w:val="24"/>
        </w:rPr>
        <w:t>Unit Testing</w:t>
      </w:r>
      <w:bookmarkEnd w:id="467"/>
    </w:p>
    <w:p w14:paraId="72EC8D02" w14:textId="319AAADA" w:rsidR="003A6871" w:rsidRPr="0025593D" w:rsidRDefault="0025593D" w:rsidP="0025593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5593D">
        <w:rPr>
          <w:rFonts w:ascii="Times New Roman" w:hAnsi="Times New Roman" w:cs="Times New Roman"/>
          <w:sz w:val="24"/>
          <w:szCs w:val="24"/>
          <w:lang w:val="en-US"/>
        </w:rPr>
        <w:t>Verifying the functionality of individual units or components of a system, usually at the function or method level, is the main goal of unit testing, a sort of software testing.</w:t>
      </w:r>
    </w:p>
    <w:p w14:paraId="4DD11A65" w14:textId="50EDB37C" w:rsidR="00E12FE4" w:rsidRDefault="00E12FE4" w:rsidP="00E12FE4">
      <w:pPr>
        <w:pStyle w:val="Heading2"/>
        <w:jc w:val="both"/>
        <w:rPr>
          <w:rFonts w:ascii="Times New Roman" w:eastAsia="Times New Roman" w:hAnsi="Times New Roman" w:cs="Times New Roman"/>
          <w:color w:val="000000"/>
          <w:sz w:val="24"/>
          <w:szCs w:val="24"/>
        </w:rPr>
      </w:pPr>
      <w:bookmarkStart w:id="468" w:name="_Toc184632669"/>
      <w:r>
        <w:rPr>
          <w:rFonts w:ascii="Times New Roman" w:eastAsia="Times New Roman" w:hAnsi="Times New Roman" w:cs="Times New Roman"/>
          <w:color w:val="000000"/>
          <w:sz w:val="24"/>
          <w:szCs w:val="24"/>
        </w:rPr>
        <w:lastRenderedPageBreak/>
        <w:t>5.</w:t>
      </w:r>
      <w:r w:rsidR="009B15B5">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Test Cases</w:t>
      </w:r>
      <w:bookmarkEnd w:id="468"/>
    </w:p>
    <w:p w14:paraId="78497028" w14:textId="41BB723D" w:rsidR="00CD7111" w:rsidRDefault="00CD7111" w:rsidP="00CD7111">
      <w:pPr>
        <w:pStyle w:val="Caption"/>
        <w:keepNext/>
        <w:rPr>
          <w:ins w:id="469" w:author="Werikhe Jeremy" w:date="2024-12-09T10:22:00Z" w16du:dateUtc="2024-12-09T07:22:00Z"/>
        </w:rPr>
        <w:pPrChange w:id="470" w:author="Werikhe Jeremy" w:date="2024-12-09T10:22:00Z" w16du:dateUtc="2024-12-09T07:22:00Z">
          <w:pPr/>
        </w:pPrChange>
      </w:pPr>
      <w:bookmarkStart w:id="471" w:name="_Toc184632678"/>
      <w:ins w:id="472" w:author="Werikhe Jeremy" w:date="2024-12-09T10:22:00Z" w16du:dateUtc="2024-12-09T07:22:00Z">
        <w:r>
          <w:t xml:space="preserve">Table </w:t>
        </w:r>
        <w:r>
          <w:fldChar w:fldCharType="begin"/>
        </w:r>
        <w:r>
          <w:instrText xml:space="preserve"> SEQ Table \* ARABIC </w:instrText>
        </w:r>
      </w:ins>
      <w:r>
        <w:fldChar w:fldCharType="separate"/>
      </w:r>
      <w:ins w:id="473" w:author="Werikhe Jeremy" w:date="2024-12-09T10:22:00Z" w16du:dateUtc="2024-12-09T07:22:00Z">
        <w:r>
          <w:rPr>
            <w:noProof/>
          </w:rPr>
          <w:t>1</w:t>
        </w:r>
        <w:r>
          <w:fldChar w:fldCharType="end"/>
        </w:r>
        <w:r>
          <w:t xml:space="preserve"> Test Cases</w:t>
        </w:r>
        <w:bookmarkEnd w:id="471"/>
      </w:ins>
    </w:p>
    <w:tbl>
      <w:tblPr>
        <w:tblStyle w:val="TableGrid"/>
        <w:tblW w:w="0" w:type="auto"/>
        <w:tblLook w:val="04A0" w:firstRow="1" w:lastRow="0" w:firstColumn="1" w:lastColumn="0" w:noHBand="0" w:noVBand="1"/>
      </w:tblPr>
      <w:tblGrid>
        <w:gridCol w:w="2136"/>
        <w:gridCol w:w="2136"/>
        <w:gridCol w:w="2136"/>
        <w:gridCol w:w="2136"/>
      </w:tblGrid>
      <w:tr w:rsidR="00A66C2D" w:rsidRPr="007954D5" w14:paraId="45AA910D" w14:textId="77777777" w:rsidTr="00374446">
        <w:tc>
          <w:tcPr>
            <w:tcW w:w="2136" w:type="dxa"/>
          </w:tcPr>
          <w:p w14:paraId="250EAB92" w14:textId="77777777" w:rsidR="00A66C2D" w:rsidRPr="007954D5" w:rsidRDefault="00A66C2D" w:rsidP="007954D5">
            <w:pPr>
              <w:spacing w:line="360" w:lineRule="auto"/>
              <w:jc w:val="both"/>
              <w:rPr>
                <w:rFonts w:ascii="Times New Roman" w:eastAsia="Times New Roman" w:hAnsi="Times New Roman" w:cs="Times New Roman"/>
                <w:b/>
                <w:bCs/>
                <w:color w:val="000000"/>
                <w:sz w:val="24"/>
                <w:szCs w:val="24"/>
              </w:rPr>
            </w:pPr>
            <w:r w:rsidRPr="007954D5">
              <w:rPr>
                <w:rFonts w:ascii="Times New Roman" w:eastAsia="Times New Roman" w:hAnsi="Times New Roman" w:cs="Times New Roman"/>
                <w:b/>
                <w:bCs/>
                <w:color w:val="000000"/>
                <w:sz w:val="24"/>
                <w:szCs w:val="24"/>
              </w:rPr>
              <w:t>Test Case</w:t>
            </w:r>
          </w:p>
        </w:tc>
        <w:tc>
          <w:tcPr>
            <w:tcW w:w="2136" w:type="dxa"/>
          </w:tcPr>
          <w:p w14:paraId="3ED8BADC" w14:textId="77777777" w:rsidR="00A66C2D" w:rsidRPr="007954D5" w:rsidRDefault="00A66C2D" w:rsidP="007954D5">
            <w:pPr>
              <w:spacing w:line="360" w:lineRule="auto"/>
              <w:jc w:val="both"/>
              <w:rPr>
                <w:rFonts w:ascii="Times New Roman" w:eastAsia="Times New Roman" w:hAnsi="Times New Roman" w:cs="Times New Roman"/>
                <w:b/>
                <w:bCs/>
                <w:color w:val="000000"/>
                <w:sz w:val="24"/>
                <w:szCs w:val="24"/>
              </w:rPr>
            </w:pPr>
            <w:r w:rsidRPr="007954D5">
              <w:rPr>
                <w:rFonts w:ascii="Times New Roman" w:eastAsia="Times New Roman" w:hAnsi="Times New Roman" w:cs="Times New Roman"/>
                <w:b/>
                <w:bCs/>
                <w:color w:val="000000"/>
                <w:sz w:val="24"/>
                <w:szCs w:val="24"/>
              </w:rPr>
              <w:t>Description</w:t>
            </w:r>
          </w:p>
        </w:tc>
        <w:tc>
          <w:tcPr>
            <w:tcW w:w="2136" w:type="dxa"/>
          </w:tcPr>
          <w:p w14:paraId="1B8553F4" w14:textId="77777777" w:rsidR="00A66C2D" w:rsidRPr="007954D5" w:rsidRDefault="00A66C2D" w:rsidP="007954D5">
            <w:pPr>
              <w:spacing w:line="360" w:lineRule="auto"/>
              <w:jc w:val="both"/>
              <w:rPr>
                <w:rFonts w:ascii="Times New Roman" w:eastAsia="Times New Roman" w:hAnsi="Times New Roman" w:cs="Times New Roman"/>
                <w:b/>
                <w:bCs/>
                <w:color w:val="000000"/>
                <w:sz w:val="24"/>
                <w:szCs w:val="24"/>
              </w:rPr>
            </w:pPr>
            <w:r w:rsidRPr="007954D5">
              <w:rPr>
                <w:rFonts w:ascii="Times New Roman" w:eastAsia="Times New Roman" w:hAnsi="Times New Roman" w:cs="Times New Roman"/>
                <w:b/>
                <w:bCs/>
                <w:color w:val="000000"/>
                <w:sz w:val="24"/>
                <w:szCs w:val="24"/>
              </w:rPr>
              <w:t>Test Data</w:t>
            </w:r>
          </w:p>
        </w:tc>
        <w:tc>
          <w:tcPr>
            <w:tcW w:w="2136" w:type="dxa"/>
          </w:tcPr>
          <w:p w14:paraId="64F27CCC" w14:textId="77777777" w:rsidR="00A66C2D" w:rsidRPr="007954D5" w:rsidRDefault="00A66C2D" w:rsidP="007954D5">
            <w:pPr>
              <w:spacing w:line="360" w:lineRule="auto"/>
              <w:jc w:val="both"/>
              <w:rPr>
                <w:rFonts w:ascii="Times New Roman" w:eastAsia="Times New Roman" w:hAnsi="Times New Roman" w:cs="Times New Roman"/>
                <w:b/>
                <w:bCs/>
                <w:color w:val="000000"/>
                <w:sz w:val="24"/>
                <w:szCs w:val="24"/>
              </w:rPr>
            </w:pPr>
            <w:r w:rsidRPr="007954D5">
              <w:rPr>
                <w:rFonts w:ascii="Times New Roman" w:eastAsia="Times New Roman" w:hAnsi="Times New Roman" w:cs="Times New Roman"/>
                <w:b/>
                <w:bCs/>
                <w:color w:val="000000"/>
                <w:sz w:val="24"/>
                <w:szCs w:val="24"/>
              </w:rPr>
              <w:t>Expected Outcome</w:t>
            </w:r>
          </w:p>
        </w:tc>
      </w:tr>
      <w:tr w:rsidR="0017482A" w:rsidRPr="007954D5" w14:paraId="2AFC4339" w14:textId="77777777" w:rsidTr="00374446">
        <w:tc>
          <w:tcPr>
            <w:tcW w:w="2136" w:type="dxa"/>
          </w:tcPr>
          <w:p w14:paraId="64EDD294" w14:textId="05E2F295" w:rsidR="0017482A" w:rsidRPr="007954D5" w:rsidRDefault="0017482A"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registration</w:t>
            </w:r>
          </w:p>
        </w:tc>
        <w:tc>
          <w:tcPr>
            <w:tcW w:w="2136" w:type="dxa"/>
          </w:tcPr>
          <w:p w14:paraId="12B471FA" w14:textId="548416C5" w:rsidR="0017482A" w:rsidRPr="007954D5" w:rsidRDefault="0017482A"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register</w:t>
            </w:r>
          </w:p>
        </w:tc>
        <w:tc>
          <w:tcPr>
            <w:tcW w:w="2136" w:type="dxa"/>
          </w:tcPr>
          <w:p w14:paraId="2F85411D" w14:textId="28505789" w:rsidR="0017482A" w:rsidRPr="007954D5" w:rsidRDefault="0017482A"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details</w:t>
            </w:r>
          </w:p>
        </w:tc>
        <w:tc>
          <w:tcPr>
            <w:tcW w:w="2136" w:type="dxa"/>
          </w:tcPr>
          <w:p w14:paraId="261FBF57" w14:textId="5A633CF9" w:rsidR="0017482A" w:rsidRPr="007954D5" w:rsidRDefault="00F955DF"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Successfully registered</w:t>
            </w:r>
          </w:p>
        </w:tc>
      </w:tr>
      <w:tr w:rsidR="00A66C2D" w:rsidRPr="007954D5" w14:paraId="0441E294" w14:textId="77777777" w:rsidTr="00374446">
        <w:tc>
          <w:tcPr>
            <w:tcW w:w="2136" w:type="dxa"/>
          </w:tcPr>
          <w:p w14:paraId="3B8B6BA0"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User log in</w:t>
            </w:r>
          </w:p>
        </w:tc>
        <w:tc>
          <w:tcPr>
            <w:tcW w:w="2136" w:type="dxa"/>
          </w:tcPr>
          <w:p w14:paraId="6EACB309"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User can log in</w:t>
            </w:r>
          </w:p>
        </w:tc>
        <w:tc>
          <w:tcPr>
            <w:tcW w:w="2136" w:type="dxa"/>
          </w:tcPr>
          <w:p w14:paraId="725D5F45"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Username, password</w:t>
            </w:r>
          </w:p>
        </w:tc>
        <w:tc>
          <w:tcPr>
            <w:tcW w:w="2136" w:type="dxa"/>
          </w:tcPr>
          <w:p w14:paraId="031CD5C7"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Log in successfully</w:t>
            </w:r>
          </w:p>
        </w:tc>
      </w:tr>
      <w:tr w:rsidR="00A66C2D" w:rsidRPr="007954D5" w14:paraId="13ABB2EC" w14:textId="77777777" w:rsidTr="00374446">
        <w:tc>
          <w:tcPr>
            <w:tcW w:w="2136" w:type="dxa"/>
          </w:tcPr>
          <w:p w14:paraId="6E9DEC7B" w14:textId="189E4E36" w:rsidR="00A66C2D" w:rsidRPr="007954D5" w:rsidRDefault="00A332CE"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w:t>
            </w:r>
            <w:r w:rsidR="00A66C2D" w:rsidRPr="007954D5">
              <w:rPr>
                <w:rFonts w:ascii="Times New Roman" w:eastAsia="Times New Roman" w:hAnsi="Times New Roman" w:cs="Times New Roman"/>
                <w:color w:val="000000"/>
                <w:sz w:val="24"/>
                <w:szCs w:val="24"/>
              </w:rPr>
              <w:t xml:space="preserve"> choice</w:t>
            </w:r>
          </w:p>
        </w:tc>
        <w:tc>
          <w:tcPr>
            <w:tcW w:w="2136" w:type="dxa"/>
          </w:tcPr>
          <w:p w14:paraId="3B861BAB" w14:textId="71F98EA3"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 xml:space="preserve">The </w:t>
            </w:r>
            <w:r w:rsidR="00A332CE">
              <w:rPr>
                <w:rFonts w:ascii="Times New Roman" w:eastAsia="Times New Roman" w:hAnsi="Times New Roman" w:cs="Times New Roman"/>
                <w:color w:val="000000"/>
                <w:sz w:val="24"/>
                <w:szCs w:val="24"/>
              </w:rPr>
              <w:t>patient</w:t>
            </w:r>
            <w:r w:rsidRPr="007954D5">
              <w:rPr>
                <w:rFonts w:ascii="Times New Roman" w:eastAsia="Times New Roman" w:hAnsi="Times New Roman" w:cs="Times New Roman"/>
                <w:color w:val="000000"/>
                <w:sz w:val="24"/>
                <w:szCs w:val="24"/>
              </w:rPr>
              <w:t xml:space="preserve"> picks a doctor of choosing</w:t>
            </w:r>
          </w:p>
        </w:tc>
        <w:tc>
          <w:tcPr>
            <w:tcW w:w="2136" w:type="dxa"/>
          </w:tcPr>
          <w:p w14:paraId="22E03688"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doctor</w:t>
            </w:r>
          </w:p>
        </w:tc>
        <w:tc>
          <w:tcPr>
            <w:tcW w:w="2136" w:type="dxa"/>
          </w:tcPr>
          <w:p w14:paraId="0E98B6DB"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Select Doctor</w:t>
            </w:r>
          </w:p>
        </w:tc>
      </w:tr>
      <w:tr w:rsidR="00633EC2" w:rsidRPr="007954D5" w14:paraId="6DF7A6D9" w14:textId="77777777" w:rsidTr="00374446">
        <w:tc>
          <w:tcPr>
            <w:tcW w:w="2136" w:type="dxa"/>
          </w:tcPr>
          <w:p w14:paraId="272AAA46" w14:textId="0D79151F" w:rsidR="00633EC2" w:rsidRPr="007954D5" w:rsidRDefault="00AA6658"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w:t>
            </w:r>
            <w:r w:rsidR="00520618">
              <w:rPr>
                <w:rFonts w:ascii="Times New Roman" w:eastAsia="Times New Roman" w:hAnsi="Times New Roman" w:cs="Times New Roman"/>
                <w:color w:val="000000"/>
                <w:sz w:val="24"/>
                <w:szCs w:val="24"/>
              </w:rPr>
              <w:t>modification</w:t>
            </w:r>
          </w:p>
        </w:tc>
        <w:tc>
          <w:tcPr>
            <w:tcW w:w="2136" w:type="dxa"/>
          </w:tcPr>
          <w:p w14:paraId="2AD30F3B" w14:textId="5BF09448" w:rsidR="00633EC2" w:rsidRPr="007954D5" w:rsidRDefault="00520618"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can delete </w:t>
            </w:r>
            <w:r w:rsidR="00773BF4">
              <w:rPr>
                <w:rFonts w:ascii="Times New Roman" w:eastAsia="Times New Roman" w:hAnsi="Times New Roman" w:cs="Times New Roman"/>
                <w:color w:val="000000"/>
                <w:sz w:val="24"/>
                <w:szCs w:val="24"/>
              </w:rPr>
              <w:t>and edit doctor</w:t>
            </w:r>
            <w:r>
              <w:rPr>
                <w:rFonts w:ascii="Times New Roman" w:eastAsia="Times New Roman" w:hAnsi="Times New Roman" w:cs="Times New Roman"/>
                <w:color w:val="000000"/>
                <w:sz w:val="24"/>
                <w:szCs w:val="24"/>
              </w:rPr>
              <w:t xml:space="preserve"> accounts</w:t>
            </w:r>
          </w:p>
        </w:tc>
        <w:tc>
          <w:tcPr>
            <w:tcW w:w="2136" w:type="dxa"/>
          </w:tcPr>
          <w:p w14:paraId="7DFC0F11" w14:textId="0F886CA6" w:rsidR="00633EC2" w:rsidRPr="007954D5" w:rsidRDefault="00773BF4"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Doctor</w:t>
            </w:r>
            <w:r w:rsidR="003852F1">
              <w:rPr>
                <w:rFonts w:ascii="Times New Roman" w:eastAsia="Times New Roman" w:hAnsi="Times New Roman" w:cs="Times New Roman"/>
                <w:color w:val="000000"/>
                <w:sz w:val="24"/>
                <w:szCs w:val="24"/>
              </w:rPr>
              <w:t xml:space="preserve"> account</w:t>
            </w:r>
          </w:p>
        </w:tc>
        <w:tc>
          <w:tcPr>
            <w:tcW w:w="2136" w:type="dxa"/>
          </w:tcPr>
          <w:p w14:paraId="49DAE7B3" w14:textId="527B0DC6" w:rsidR="00633EC2" w:rsidRPr="007954D5" w:rsidRDefault="00773BF4"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Edited</w:t>
            </w:r>
          </w:p>
        </w:tc>
      </w:tr>
      <w:tr w:rsidR="00A66C2D" w:rsidRPr="007954D5" w14:paraId="58E96505" w14:textId="77777777" w:rsidTr="00374446">
        <w:tc>
          <w:tcPr>
            <w:tcW w:w="2136" w:type="dxa"/>
          </w:tcPr>
          <w:p w14:paraId="3CFBC686" w14:textId="3551834E" w:rsidR="00A66C2D" w:rsidRPr="007954D5" w:rsidRDefault="00AA6658" w:rsidP="007954D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w:t>
            </w:r>
            <w:r w:rsidR="00A66C2D" w:rsidRPr="007954D5">
              <w:rPr>
                <w:rFonts w:ascii="Times New Roman" w:eastAsia="Times New Roman" w:hAnsi="Times New Roman" w:cs="Times New Roman"/>
                <w:color w:val="000000"/>
                <w:sz w:val="24"/>
                <w:szCs w:val="24"/>
              </w:rPr>
              <w:t xml:space="preserve"> payment</w:t>
            </w:r>
          </w:p>
        </w:tc>
        <w:tc>
          <w:tcPr>
            <w:tcW w:w="2136" w:type="dxa"/>
          </w:tcPr>
          <w:p w14:paraId="21FBE4C3"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Access amount due to make payment</w:t>
            </w:r>
          </w:p>
        </w:tc>
        <w:tc>
          <w:tcPr>
            <w:tcW w:w="2136" w:type="dxa"/>
          </w:tcPr>
          <w:p w14:paraId="5783DDC3"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Mpesa till number,</w:t>
            </w:r>
          </w:p>
          <w:p w14:paraId="78DF6245"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Amount due</w:t>
            </w:r>
          </w:p>
        </w:tc>
        <w:tc>
          <w:tcPr>
            <w:tcW w:w="2136" w:type="dxa"/>
          </w:tcPr>
          <w:p w14:paraId="2CC9E881" w14:textId="77777777" w:rsidR="00A66C2D" w:rsidRPr="007954D5" w:rsidRDefault="00A66C2D" w:rsidP="007954D5">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Amount to be paid</w:t>
            </w:r>
          </w:p>
        </w:tc>
      </w:tr>
    </w:tbl>
    <w:p w14:paraId="372F1A3F" w14:textId="77777777" w:rsidR="00A66C2D" w:rsidRPr="007954D5" w:rsidRDefault="00A66C2D" w:rsidP="007954D5">
      <w:pPr>
        <w:spacing w:line="360" w:lineRule="auto"/>
        <w:jc w:val="both"/>
        <w:rPr>
          <w:rFonts w:ascii="Times New Roman" w:hAnsi="Times New Roman" w:cs="Times New Roman"/>
          <w:sz w:val="24"/>
          <w:szCs w:val="24"/>
        </w:rPr>
      </w:pPr>
    </w:p>
    <w:p w14:paraId="4A5486AA" w14:textId="34CD561A" w:rsidR="00E12FE4" w:rsidRDefault="00E12FE4" w:rsidP="00E12FE4">
      <w:pPr>
        <w:pStyle w:val="Heading2"/>
        <w:jc w:val="both"/>
        <w:rPr>
          <w:rFonts w:ascii="Times New Roman" w:eastAsia="Times New Roman" w:hAnsi="Times New Roman" w:cs="Times New Roman"/>
          <w:color w:val="000000"/>
          <w:sz w:val="24"/>
          <w:szCs w:val="24"/>
        </w:rPr>
      </w:pPr>
      <w:bookmarkStart w:id="474" w:name="_Toc184632670"/>
      <w:r>
        <w:rPr>
          <w:rFonts w:ascii="Times New Roman" w:eastAsia="Times New Roman" w:hAnsi="Times New Roman" w:cs="Times New Roman"/>
          <w:color w:val="000000"/>
          <w:sz w:val="24"/>
          <w:szCs w:val="24"/>
        </w:rPr>
        <w:t>5.</w:t>
      </w:r>
      <w:r w:rsidR="009B15B5">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 xml:space="preserve"> Test Results</w:t>
      </w:r>
      <w:bookmarkEnd w:id="474"/>
    </w:p>
    <w:p w14:paraId="600D6067" w14:textId="6E75D707" w:rsidR="00CD7111" w:rsidRDefault="00CD7111" w:rsidP="00CD7111">
      <w:pPr>
        <w:pStyle w:val="Caption"/>
        <w:keepNext/>
        <w:rPr>
          <w:ins w:id="475" w:author="Werikhe Jeremy" w:date="2024-12-09T10:22:00Z" w16du:dateUtc="2024-12-09T07:22:00Z"/>
        </w:rPr>
        <w:pPrChange w:id="476" w:author="Werikhe Jeremy" w:date="2024-12-09T10:22:00Z" w16du:dateUtc="2024-12-09T07:22:00Z">
          <w:pPr/>
        </w:pPrChange>
      </w:pPr>
      <w:bookmarkStart w:id="477" w:name="_Toc184632679"/>
      <w:ins w:id="478" w:author="Werikhe Jeremy" w:date="2024-12-09T10:22:00Z" w16du:dateUtc="2024-12-09T07:22:00Z">
        <w:r>
          <w:t xml:space="preserve">Table </w:t>
        </w:r>
        <w:r>
          <w:fldChar w:fldCharType="begin"/>
        </w:r>
        <w:r>
          <w:instrText xml:space="preserve"> SEQ Table \* ARABIC </w:instrText>
        </w:r>
      </w:ins>
      <w:r>
        <w:fldChar w:fldCharType="separate"/>
      </w:r>
      <w:ins w:id="479" w:author="Werikhe Jeremy" w:date="2024-12-09T10:22:00Z" w16du:dateUtc="2024-12-09T07:22:00Z">
        <w:r>
          <w:rPr>
            <w:noProof/>
          </w:rPr>
          <w:t>2</w:t>
        </w:r>
        <w:r>
          <w:fldChar w:fldCharType="end"/>
        </w:r>
        <w:r>
          <w:t xml:space="preserve"> Test Results</w:t>
        </w:r>
        <w:bookmarkEnd w:id="477"/>
      </w:ins>
    </w:p>
    <w:tbl>
      <w:tblPr>
        <w:tblStyle w:val="TableGrid"/>
        <w:tblW w:w="0" w:type="auto"/>
        <w:tblLook w:val="04A0" w:firstRow="1" w:lastRow="0" w:firstColumn="1" w:lastColumn="0" w:noHBand="0" w:noVBand="1"/>
        <w:tblPrChange w:id="480" w:author="Werikhe Jeremy" w:date="2024-12-09T10:22:00Z" w16du:dateUtc="2024-12-09T07:22:00Z">
          <w:tblPr>
            <w:tblStyle w:val="TableGrid"/>
            <w:tblW w:w="0" w:type="auto"/>
            <w:tblLook w:val="04A0" w:firstRow="1" w:lastRow="0" w:firstColumn="1" w:lastColumn="0" w:noHBand="0" w:noVBand="1"/>
          </w:tblPr>
        </w:tblPrChange>
      </w:tblPr>
      <w:tblGrid>
        <w:gridCol w:w="1444"/>
        <w:gridCol w:w="1571"/>
        <w:gridCol w:w="1359"/>
        <w:gridCol w:w="1487"/>
        <w:gridCol w:w="1643"/>
        <w:gridCol w:w="1040"/>
        <w:tblGridChange w:id="481">
          <w:tblGrid>
            <w:gridCol w:w="1444"/>
            <w:gridCol w:w="1571"/>
            <w:gridCol w:w="1359"/>
            <w:gridCol w:w="1487"/>
            <w:gridCol w:w="1643"/>
            <w:gridCol w:w="1040"/>
          </w:tblGrid>
        </w:tblGridChange>
      </w:tblGrid>
      <w:tr w:rsidR="0032392D" w:rsidRPr="007954D5" w14:paraId="67BF1E21" w14:textId="7E7374E0" w:rsidTr="00CD7111">
        <w:tc>
          <w:tcPr>
            <w:tcW w:w="1444" w:type="dxa"/>
            <w:tcPrChange w:id="482" w:author="Werikhe Jeremy" w:date="2024-12-09T10:22:00Z" w16du:dateUtc="2024-12-09T07:22:00Z">
              <w:tcPr>
                <w:tcW w:w="1443" w:type="dxa"/>
              </w:tcPr>
            </w:tcPrChange>
          </w:tcPr>
          <w:p w14:paraId="21DD2404" w14:textId="77777777" w:rsidR="00A61382" w:rsidRPr="007954D5" w:rsidRDefault="00A61382" w:rsidP="00BF3064">
            <w:pPr>
              <w:spacing w:line="360" w:lineRule="auto"/>
              <w:jc w:val="both"/>
              <w:rPr>
                <w:rFonts w:ascii="Times New Roman" w:eastAsia="Times New Roman" w:hAnsi="Times New Roman" w:cs="Times New Roman"/>
                <w:b/>
                <w:bCs/>
                <w:color w:val="000000"/>
                <w:sz w:val="24"/>
                <w:szCs w:val="24"/>
              </w:rPr>
            </w:pPr>
            <w:r w:rsidRPr="007954D5">
              <w:rPr>
                <w:rFonts w:ascii="Times New Roman" w:eastAsia="Times New Roman" w:hAnsi="Times New Roman" w:cs="Times New Roman"/>
                <w:b/>
                <w:bCs/>
                <w:color w:val="000000"/>
                <w:sz w:val="24"/>
                <w:szCs w:val="24"/>
              </w:rPr>
              <w:t>Test Case</w:t>
            </w:r>
          </w:p>
        </w:tc>
        <w:tc>
          <w:tcPr>
            <w:tcW w:w="1571" w:type="dxa"/>
            <w:tcPrChange w:id="483" w:author="Werikhe Jeremy" w:date="2024-12-09T10:22:00Z" w16du:dateUtc="2024-12-09T07:22:00Z">
              <w:tcPr>
                <w:tcW w:w="1699" w:type="dxa"/>
              </w:tcPr>
            </w:tcPrChange>
          </w:tcPr>
          <w:p w14:paraId="3BBB839F" w14:textId="77777777" w:rsidR="00A61382" w:rsidRPr="007954D5" w:rsidRDefault="00A61382" w:rsidP="00BF3064">
            <w:pPr>
              <w:spacing w:line="360" w:lineRule="auto"/>
              <w:jc w:val="both"/>
              <w:rPr>
                <w:rFonts w:ascii="Times New Roman" w:eastAsia="Times New Roman" w:hAnsi="Times New Roman" w:cs="Times New Roman"/>
                <w:b/>
                <w:bCs/>
                <w:color w:val="000000"/>
                <w:sz w:val="24"/>
                <w:szCs w:val="24"/>
              </w:rPr>
            </w:pPr>
            <w:r w:rsidRPr="007954D5">
              <w:rPr>
                <w:rFonts w:ascii="Times New Roman" w:eastAsia="Times New Roman" w:hAnsi="Times New Roman" w:cs="Times New Roman"/>
                <w:b/>
                <w:bCs/>
                <w:color w:val="000000"/>
                <w:sz w:val="24"/>
                <w:szCs w:val="24"/>
              </w:rPr>
              <w:t>Description</w:t>
            </w:r>
          </w:p>
        </w:tc>
        <w:tc>
          <w:tcPr>
            <w:tcW w:w="1359" w:type="dxa"/>
            <w:tcPrChange w:id="484" w:author="Werikhe Jeremy" w:date="2024-12-09T10:22:00Z" w16du:dateUtc="2024-12-09T07:22:00Z">
              <w:tcPr>
                <w:tcW w:w="1443" w:type="dxa"/>
              </w:tcPr>
            </w:tcPrChange>
          </w:tcPr>
          <w:p w14:paraId="23B54042" w14:textId="77777777" w:rsidR="00A61382" w:rsidRPr="007954D5" w:rsidRDefault="00A61382" w:rsidP="00BF3064">
            <w:pPr>
              <w:spacing w:line="360" w:lineRule="auto"/>
              <w:jc w:val="both"/>
              <w:rPr>
                <w:rFonts w:ascii="Times New Roman" w:eastAsia="Times New Roman" w:hAnsi="Times New Roman" w:cs="Times New Roman"/>
                <w:b/>
                <w:bCs/>
                <w:color w:val="000000"/>
                <w:sz w:val="24"/>
                <w:szCs w:val="24"/>
              </w:rPr>
            </w:pPr>
            <w:r w:rsidRPr="007954D5">
              <w:rPr>
                <w:rFonts w:ascii="Times New Roman" w:eastAsia="Times New Roman" w:hAnsi="Times New Roman" w:cs="Times New Roman"/>
                <w:b/>
                <w:bCs/>
                <w:color w:val="000000"/>
                <w:sz w:val="24"/>
                <w:szCs w:val="24"/>
              </w:rPr>
              <w:t>Test Data</w:t>
            </w:r>
          </w:p>
        </w:tc>
        <w:tc>
          <w:tcPr>
            <w:tcW w:w="1487" w:type="dxa"/>
            <w:tcPrChange w:id="485" w:author="Werikhe Jeremy" w:date="2024-12-09T10:22:00Z" w16du:dateUtc="2024-12-09T07:22:00Z">
              <w:tcPr>
                <w:tcW w:w="1530" w:type="dxa"/>
              </w:tcPr>
            </w:tcPrChange>
          </w:tcPr>
          <w:p w14:paraId="7B6EE11D" w14:textId="77777777" w:rsidR="00A61382" w:rsidRPr="007954D5" w:rsidRDefault="00A61382" w:rsidP="00BF3064">
            <w:pPr>
              <w:spacing w:line="360" w:lineRule="auto"/>
              <w:jc w:val="both"/>
              <w:rPr>
                <w:rFonts w:ascii="Times New Roman" w:eastAsia="Times New Roman" w:hAnsi="Times New Roman" w:cs="Times New Roman"/>
                <w:b/>
                <w:bCs/>
                <w:color w:val="000000"/>
                <w:sz w:val="24"/>
                <w:szCs w:val="24"/>
              </w:rPr>
            </w:pPr>
            <w:r w:rsidRPr="007954D5">
              <w:rPr>
                <w:rFonts w:ascii="Times New Roman" w:eastAsia="Times New Roman" w:hAnsi="Times New Roman" w:cs="Times New Roman"/>
                <w:b/>
                <w:bCs/>
                <w:color w:val="000000"/>
                <w:sz w:val="24"/>
                <w:szCs w:val="24"/>
              </w:rPr>
              <w:t>Expected Outcome</w:t>
            </w:r>
          </w:p>
        </w:tc>
        <w:tc>
          <w:tcPr>
            <w:tcW w:w="1643" w:type="dxa"/>
            <w:tcPrChange w:id="486" w:author="Werikhe Jeremy" w:date="2024-12-09T10:22:00Z" w16du:dateUtc="2024-12-09T07:22:00Z">
              <w:tcPr>
                <w:tcW w:w="1350" w:type="dxa"/>
              </w:tcPr>
            </w:tcPrChange>
          </w:tcPr>
          <w:p w14:paraId="399FE2B0" w14:textId="23B00474" w:rsidR="00A61382" w:rsidRPr="007954D5" w:rsidRDefault="00A61382" w:rsidP="00BF3064">
            <w:p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Actual Result</w:t>
            </w:r>
          </w:p>
        </w:tc>
        <w:tc>
          <w:tcPr>
            <w:tcW w:w="1040" w:type="dxa"/>
            <w:tcPrChange w:id="487" w:author="Werikhe Jeremy" w:date="2024-12-09T10:22:00Z" w16du:dateUtc="2024-12-09T07:22:00Z">
              <w:tcPr>
                <w:tcW w:w="1079" w:type="dxa"/>
              </w:tcPr>
            </w:tcPrChange>
          </w:tcPr>
          <w:p w14:paraId="2E57AEAF" w14:textId="3B37B8EF" w:rsidR="00A61382" w:rsidRPr="007954D5" w:rsidRDefault="00A61382" w:rsidP="00BF3064">
            <w:p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Verdict</w:t>
            </w:r>
            <w:r w:rsidR="00A63C7C">
              <w:rPr>
                <w:rFonts w:ascii="Times New Roman" w:eastAsia="Times New Roman" w:hAnsi="Times New Roman" w:cs="Times New Roman"/>
                <w:b/>
                <w:bCs/>
                <w:color w:val="000000"/>
                <w:sz w:val="24"/>
                <w:szCs w:val="24"/>
              </w:rPr>
              <w:br/>
              <w:t>(PASS / FAIL)</w:t>
            </w:r>
          </w:p>
        </w:tc>
      </w:tr>
      <w:tr w:rsidR="0032392D" w:rsidRPr="007954D5" w14:paraId="340DFDDE" w14:textId="1B94FEE1" w:rsidTr="00CD7111">
        <w:tc>
          <w:tcPr>
            <w:tcW w:w="1444" w:type="dxa"/>
            <w:tcPrChange w:id="488" w:author="Werikhe Jeremy" w:date="2024-12-09T10:22:00Z" w16du:dateUtc="2024-12-09T07:22:00Z">
              <w:tcPr>
                <w:tcW w:w="1443" w:type="dxa"/>
              </w:tcPr>
            </w:tcPrChange>
          </w:tcPr>
          <w:p w14:paraId="29F3B6ED"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registration</w:t>
            </w:r>
          </w:p>
        </w:tc>
        <w:tc>
          <w:tcPr>
            <w:tcW w:w="1571" w:type="dxa"/>
            <w:tcPrChange w:id="489" w:author="Werikhe Jeremy" w:date="2024-12-09T10:22:00Z" w16du:dateUtc="2024-12-09T07:22:00Z">
              <w:tcPr>
                <w:tcW w:w="1699" w:type="dxa"/>
              </w:tcPr>
            </w:tcPrChange>
          </w:tcPr>
          <w:p w14:paraId="05BD5AE6"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register</w:t>
            </w:r>
          </w:p>
        </w:tc>
        <w:tc>
          <w:tcPr>
            <w:tcW w:w="1359" w:type="dxa"/>
            <w:tcPrChange w:id="490" w:author="Werikhe Jeremy" w:date="2024-12-09T10:22:00Z" w16du:dateUtc="2024-12-09T07:22:00Z">
              <w:tcPr>
                <w:tcW w:w="1443" w:type="dxa"/>
              </w:tcPr>
            </w:tcPrChange>
          </w:tcPr>
          <w:p w14:paraId="4C54D0E4"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details</w:t>
            </w:r>
          </w:p>
        </w:tc>
        <w:tc>
          <w:tcPr>
            <w:tcW w:w="1487" w:type="dxa"/>
            <w:tcPrChange w:id="491" w:author="Werikhe Jeremy" w:date="2024-12-09T10:22:00Z" w16du:dateUtc="2024-12-09T07:22:00Z">
              <w:tcPr>
                <w:tcW w:w="1530" w:type="dxa"/>
              </w:tcPr>
            </w:tcPrChange>
          </w:tcPr>
          <w:p w14:paraId="6CDEA287"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Successfully registered</w:t>
            </w:r>
          </w:p>
        </w:tc>
        <w:tc>
          <w:tcPr>
            <w:tcW w:w="1643" w:type="dxa"/>
            <w:tcPrChange w:id="492" w:author="Werikhe Jeremy" w:date="2024-12-09T10:22:00Z" w16du:dateUtc="2024-12-09T07:22:00Z">
              <w:tcPr>
                <w:tcW w:w="1350" w:type="dxa"/>
              </w:tcPr>
            </w:tcPrChange>
          </w:tcPr>
          <w:p w14:paraId="5825D273" w14:textId="6F785DA8" w:rsidR="00A61382" w:rsidRDefault="00FF4F9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registration</w:t>
            </w:r>
          </w:p>
        </w:tc>
        <w:tc>
          <w:tcPr>
            <w:tcW w:w="1040" w:type="dxa"/>
            <w:tcPrChange w:id="493" w:author="Werikhe Jeremy" w:date="2024-12-09T10:22:00Z" w16du:dateUtc="2024-12-09T07:22:00Z">
              <w:tcPr>
                <w:tcW w:w="1079" w:type="dxa"/>
              </w:tcPr>
            </w:tcPrChange>
          </w:tcPr>
          <w:p w14:paraId="3E02C286" w14:textId="5BF8639E" w:rsidR="00A61382" w:rsidRDefault="00FF4F9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32392D" w:rsidRPr="007954D5" w14:paraId="1FD130E4" w14:textId="44DF0883" w:rsidTr="00CD7111">
        <w:tc>
          <w:tcPr>
            <w:tcW w:w="1444" w:type="dxa"/>
            <w:tcPrChange w:id="494" w:author="Werikhe Jeremy" w:date="2024-12-09T10:22:00Z" w16du:dateUtc="2024-12-09T07:22:00Z">
              <w:tcPr>
                <w:tcW w:w="1443" w:type="dxa"/>
              </w:tcPr>
            </w:tcPrChange>
          </w:tcPr>
          <w:p w14:paraId="17D10BFC"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User log in</w:t>
            </w:r>
          </w:p>
        </w:tc>
        <w:tc>
          <w:tcPr>
            <w:tcW w:w="1571" w:type="dxa"/>
            <w:tcPrChange w:id="495" w:author="Werikhe Jeremy" w:date="2024-12-09T10:22:00Z" w16du:dateUtc="2024-12-09T07:22:00Z">
              <w:tcPr>
                <w:tcW w:w="1699" w:type="dxa"/>
              </w:tcPr>
            </w:tcPrChange>
          </w:tcPr>
          <w:p w14:paraId="49C59052"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User can log in</w:t>
            </w:r>
          </w:p>
        </w:tc>
        <w:tc>
          <w:tcPr>
            <w:tcW w:w="1359" w:type="dxa"/>
            <w:tcPrChange w:id="496" w:author="Werikhe Jeremy" w:date="2024-12-09T10:22:00Z" w16du:dateUtc="2024-12-09T07:22:00Z">
              <w:tcPr>
                <w:tcW w:w="1443" w:type="dxa"/>
              </w:tcPr>
            </w:tcPrChange>
          </w:tcPr>
          <w:p w14:paraId="3B3E8875"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Username, password</w:t>
            </w:r>
          </w:p>
        </w:tc>
        <w:tc>
          <w:tcPr>
            <w:tcW w:w="1487" w:type="dxa"/>
            <w:tcPrChange w:id="497" w:author="Werikhe Jeremy" w:date="2024-12-09T10:22:00Z" w16du:dateUtc="2024-12-09T07:22:00Z">
              <w:tcPr>
                <w:tcW w:w="1530" w:type="dxa"/>
              </w:tcPr>
            </w:tcPrChange>
          </w:tcPr>
          <w:p w14:paraId="6905D535"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Log in successfully</w:t>
            </w:r>
          </w:p>
        </w:tc>
        <w:tc>
          <w:tcPr>
            <w:tcW w:w="1643" w:type="dxa"/>
            <w:tcPrChange w:id="498" w:author="Werikhe Jeremy" w:date="2024-12-09T10:22:00Z" w16du:dateUtc="2024-12-09T07:22:00Z">
              <w:tcPr>
                <w:tcW w:w="1350" w:type="dxa"/>
              </w:tcPr>
            </w:tcPrChange>
          </w:tcPr>
          <w:p w14:paraId="74565031" w14:textId="413B21BF" w:rsidR="00A61382" w:rsidRPr="007954D5" w:rsidRDefault="00FF4F9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login</w:t>
            </w:r>
          </w:p>
        </w:tc>
        <w:tc>
          <w:tcPr>
            <w:tcW w:w="1040" w:type="dxa"/>
            <w:tcPrChange w:id="499" w:author="Werikhe Jeremy" w:date="2024-12-09T10:22:00Z" w16du:dateUtc="2024-12-09T07:22:00Z">
              <w:tcPr>
                <w:tcW w:w="1079" w:type="dxa"/>
              </w:tcPr>
            </w:tcPrChange>
          </w:tcPr>
          <w:p w14:paraId="3B5673D7" w14:textId="1A4CB9A2" w:rsidR="00A61382" w:rsidRPr="007954D5" w:rsidRDefault="00FF4F9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32392D" w:rsidRPr="007954D5" w14:paraId="1844213D" w14:textId="6A7DB927" w:rsidTr="00CD7111">
        <w:tc>
          <w:tcPr>
            <w:tcW w:w="1444" w:type="dxa"/>
            <w:tcPrChange w:id="500" w:author="Werikhe Jeremy" w:date="2024-12-09T10:22:00Z" w16du:dateUtc="2024-12-09T07:22:00Z">
              <w:tcPr>
                <w:tcW w:w="1443" w:type="dxa"/>
              </w:tcPr>
            </w:tcPrChange>
          </w:tcPr>
          <w:p w14:paraId="374D5E1D"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Patient</w:t>
            </w:r>
            <w:r w:rsidRPr="007954D5">
              <w:rPr>
                <w:rFonts w:ascii="Times New Roman" w:eastAsia="Times New Roman" w:hAnsi="Times New Roman" w:cs="Times New Roman"/>
                <w:color w:val="000000"/>
                <w:sz w:val="24"/>
                <w:szCs w:val="24"/>
              </w:rPr>
              <w:t xml:space="preserve"> choice</w:t>
            </w:r>
          </w:p>
        </w:tc>
        <w:tc>
          <w:tcPr>
            <w:tcW w:w="1571" w:type="dxa"/>
            <w:tcPrChange w:id="501" w:author="Werikhe Jeremy" w:date="2024-12-09T10:22:00Z" w16du:dateUtc="2024-12-09T07:22:00Z">
              <w:tcPr>
                <w:tcW w:w="1699" w:type="dxa"/>
              </w:tcPr>
            </w:tcPrChange>
          </w:tcPr>
          <w:p w14:paraId="2E205CB9"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patient</w:t>
            </w:r>
            <w:r w:rsidRPr="007954D5">
              <w:rPr>
                <w:rFonts w:ascii="Times New Roman" w:eastAsia="Times New Roman" w:hAnsi="Times New Roman" w:cs="Times New Roman"/>
                <w:color w:val="000000"/>
                <w:sz w:val="24"/>
                <w:szCs w:val="24"/>
              </w:rPr>
              <w:t xml:space="preserve"> picks a doctor of choosing</w:t>
            </w:r>
          </w:p>
        </w:tc>
        <w:tc>
          <w:tcPr>
            <w:tcW w:w="1359" w:type="dxa"/>
            <w:tcPrChange w:id="502" w:author="Werikhe Jeremy" w:date="2024-12-09T10:22:00Z" w16du:dateUtc="2024-12-09T07:22:00Z">
              <w:tcPr>
                <w:tcW w:w="1443" w:type="dxa"/>
              </w:tcPr>
            </w:tcPrChange>
          </w:tcPr>
          <w:p w14:paraId="2A91E50C"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doctor</w:t>
            </w:r>
          </w:p>
        </w:tc>
        <w:tc>
          <w:tcPr>
            <w:tcW w:w="1487" w:type="dxa"/>
            <w:tcPrChange w:id="503" w:author="Werikhe Jeremy" w:date="2024-12-09T10:22:00Z" w16du:dateUtc="2024-12-09T07:22:00Z">
              <w:tcPr>
                <w:tcW w:w="1530" w:type="dxa"/>
              </w:tcPr>
            </w:tcPrChange>
          </w:tcPr>
          <w:p w14:paraId="3A0CCDE8"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Select Doctor</w:t>
            </w:r>
          </w:p>
        </w:tc>
        <w:tc>
          <w:tcPr>
            <w:tcW w:w="1643" w:type="dxa"/>
            <w:tcPrChange w:id="504" w:author="Werikhe Jeremy" w:date="2024-12-09T10:22:00Z" w16du:dateUtc="2024-12-09T07:22:00Z">
              <w:tcPr>
                <w:tcW w:w="1350" w:type="dxa"/>
              </w:tcPr>
            </w:tcPrChange>
          </w:tcPr>
          <w:p w14:paraId="76A96264" w14:textId="358D0708" w:rsidR="0029797E" w:rsidRDefault="0029797E"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w:t>
            </w:r>
          </w:p>
          <w:p w14:paraId="3C65959D" w14:textId="38E2FA4E" w:rsidR="00A61382" w:rsidRPr="007954D5" w:rsidRDefault="0029797E"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FF4F99">
              <w:rPr>
                <w:rFonts w:ascii="Times New Roman" w:eastAsia="Times New Roman" w:hAnsi="Times New Roman" w:cs="Times New Roman"/>
                <w:color w:val="000000"/>
                <w:sz w:val="24"/>
                <w:szCs w:val="24"/>
              </w:rPr>
              <w:t>uccessful</w:t>
            </w:r>
          </w:p>
        </w:tc>
        <w:tc>
          <w:tcPr>
            <w:tcW w:w="1040" w:type="dxa"/>
            <w:tcPrChange w:id="505" w:author="Werikhe Jeremy" w:date="2024-12-09T10:22:00Z" w16du:dateUtc="2024-12-09T07:22:00Z">
              <w:tcPr>
                <w:tcW w:w="1079" w:type="dxa"/>
              </w:tcPr>
            </w:tcPrChange>
          </w:tcPr>
          <w:p w14:paraId="7434FB4F" w14:textId="4E0E64A5" w:rsidR="00A61382" w:rsidRPr="007954D5" w:rsidRDefault="00FF4F9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32392D" w:rsidRPr="007954D5" w14:paraId="195F6913" w14:textId="6C211575" w:rsidTr="00CD7111">
        <w:tc>
          <w:tcPr>
            <w:tcW w:w="1444" w:type="dxa"/>
            <w:tcPrChange w:id="506" w:author="Werikhe Jeremy" w:date="2024-12-09T10:22:00Z" w16du:dateUtc="2024-12-09T07:22:00Z">
              <w:tcPr>
                <w:tcW w:w="1443" w:type="dxa"/>
              </w:tcPr>
            </w:tcPrChange>
          </w:tcPr>
          <w:p w14:paraId="08BBE07A"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modification</w:t>
            </w:r>
          </w:p>
        </w:tc>
        <w:tc>
          <w:tcPr>
            <w:tcW w:w="1571" w:type="dxa"/>
            <w:tcPrChange w:id="507" w:author="Werikhe Jeremy" w:date="2024-12-09T10:22:00Z" w16du:dateUtc="2024-12-09T07:22:00Z">
              <w:tcPr>
                <w:tcW w:w="1699" w:type="dxa"/>
              </w:tcPr>
            </w:tcPrChange>
          </w:tcPr>
          <w:p w14:paraId="2A9F6E74" w14:textId="334BFA84" w:rsidR="00A61382" w:rsidRPr="007954D5" w:rsidRDefault="00A61382"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can delete </w:t>
            </w:r>
            <w:r w:rsidR="00773BF4">
              <w:rPr>
                <w:rFonts w:ascii="Times New Roman" w:eastAsia="Times New Roman" w:hAnsi="Times New Roman" w:cs="Times New Roman"/>
                <w:color w:val="000000"/>
                <w:sz w:val="24"/>
                <w:szCs w:val="24"/>
              </w:rPr>
              <w:t>or edit doctor</w:t>
            </w:r>
            <w:r>
              <w:rPr>
                <w:rFonts w:ascii="Times New Roman" w:eastAsia="Times New Roman" w:hAnsi="Times New Roman" w:cs="Times New Roman"/>
                <w:color w:val="000000"/>
                <w:sz w:val="24"/>
                <w:szCs w:val="24"/>
              </w:rPr>
              <w:t xml:space="preserve"> accounts</w:t>
            </w:r>
          </w:p>
        </w:tc>
        <w:tc>
          <w:tcPr>
            <w:tcW w:w="1359" w:type="dxa"/>
            <w:tcPrChange w:id="508" w:author="Werikhe Jeremy" w:date="2024-12-09T10:22:00Z" w16du:dateUtc="2024-12-09T07:22:00Z">
              <w:tcPr>
                <w:tcW w:w="1443" w:type="dxa"/>
              </w:tcPr>
            </w:tcPrChange>
          </w:tcPr>
          <w:p w14:paraId="415D3294" w14:textId="1EAB5CCE" w:rsidR="00A61382" w:rsidRPr="007954D5" w:rsidRDefault="009878E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Doctor </w:t>
            </w:r>
            <w:r w:rsidR="00A61382">
              <w:rPr>
                <w:rFonts w:ascii="Times New Roman" w:eastAsia="Times New Roman" w:hAnsi="Times New Roman" w:cs="Times New Roman"/>
                <w:color w:val="000000"/>
                <w:sz w:val="24"/>
                <w:szCs w:val="24"/>
              </w:rPr>
              <w:t>account</w:t>
            </w:r>
          </w:p>
        </w:tc>
        <w:tc>
          <w:tcPr>
            <w:tcW w:w="1487" w:type="dxa"/>
            <w:tcPrChange w:id="509" w:author="Werikhe Jeremy" w:date="2024-12-09T10:22:00Z" w16du:dateUtc="2024-12-09T07:22:00Z">
              <w:tcPr>
                <w:tcW w:w="1530" w:type="dxa"/>
              </w:tcPr>
            </w:tcPrChange>
          </w:tcPr>
          <w:p w14:paraId="2F6A3AD2" w14:textId="33C49F7B" w:rsidR="00A61382" w:rsidRPr="007954D5" w:rsidRDefault="009878E9" w:rsidP="00BF3064">
            <w:pPr>
              <w:spacing w:line="360" w:lineRule="auto"/>
              <w:jc w:val="both"/>
              <w:rPr>
                <w:rFonts w:ascii="Times New Roman" w:eastAsia="Times New Roman" w:hAnsi="Times New Roman" w:cs="Times New Roman"/>
                <w:color w:val="000000"/>
                <w:sz w:val="24"/>
                <w:szCs w:val="24"/>
              </w:rPr>
            </w:pPr>
            <w:ins w:id="510" w:author="Werikhe Jeremy" w:date="2024-12-09T09:48:00Z" w16du:dateUtc="2024-12-09T06:48:00Z">
              <w:r>
                <w:rPr>
                  <w:rFonts w:ascii="Times New Roman" w:eastAsia="Times New Roman" w:hAnsi="Times New Roman" w:cs="Times New Roman"/>
                  <w:color w:val="000000"/>
                  <w:sz w:val="24"/>
                  <w:szCs w:val="24"/>
                </w:rPr>
                <w:t>Edit</w:t>
              </w:r>
            </w:ins>
            <w:ins w:id="511" w:author="Werikhe Jeremy" w:date="2024-12-09T09:49:00Z" w16du:dateUtc="2024-12-09T06:49:00Z">
              <w:r>
                <w:rPr>
                  <w:rFonts w:ascii="Times New Roman" w:eastAsia="Times New Roman" w:hAnsi="Times New Roman" w:cs="Times New Roman"/>
                  <w:color w:val="000000"/>
                  <w:sz w:val="24"/>
                  <w:szCs w:val="24"/>
                </w:rPr>
                <w:t>ed or deleted</w:t>
              </w:r>
            </w:ins>
          </w:p>
        </w:tc>
        <w:tc>
          <w:tcPr>
            <w:tcW w:w="1643" w:type="dxa"/>
            <w:tcPrChange w:id="512" w:author="Werikhe Jeremy" w:date="2024-12-09T10:22:00Z" w16du:dateUtc="2024-12-09T07:22:00Z">
              <w:tcPr>
                <w:tcW w:w="1350" w:type="dxa"/>
              </w:tcPr>
            </w:tcPrChange>
          </w:tcPr>
          <w:p w14:paraId="36C201DD" w14:textId="60DCAC63" w:rsidR="00A61382" w:rsidRDefault="00FF4F9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Account </w:t>
            </w:r>
            <w:ins w:id="513" w:author="Werikhe Jeremy" w:date="2024-12-09T09:49:00Z" w16du:dateUtc="2024-12-09T06:49:00Z">
              <w:r w:rsidR="009878E9">
                <w:rPr>
                  <w:rFonts w:ascii="Times New Roman" w:eastAsia="Times New Roman" w:hAnsi="Times New Roman" w:cs="Times New Roman"/>
                  <w:color w:val="000000"/>
                  <w:sz w:val="24"/>
                  <w:szCs w:val="24"/>
                </w:rPr>
                <w:t>edited</w:t>
              </w:r>
            </w:ins>
            <w:del w:id="514" w:author="Werikhe Jeremy" w:date="2024-12-09T09:49:00Z" w16du:dateUtc="2024-12-09T06:49:00Z">
              <w:r w:rsidDel="009878E9">
                <w:rPr>
                  <w:rFonts w:ascii="Times New Roman" w:eastAsia="Times New Roman" w:hAnsi="Times New Roman" w:cs="Times New Roman"/>
                  <w:color w:val="000000"/>
                  <w:sz w:val="24"/>
                  <w:szCs w:val="24"/>
                </w:rPr>
                <w:delText>removed</w:delText>
              </w:r>
            </w:del>
          </w:p>
        </w:tc>
        <w:tc>
          <w:tcPr>
            <w:tcW w:w="1040" w:type="dxa"/>
            <w:tcPrChange w:id="515" w:author="Werikhe Jeremy" w:date="2024-12-09T10:22:00Z" w16du:dateUtc="2024-12-09T07:22:00Z">
              <w:tcPr>
                <w:tcW w:w="1079" w:type="dxa"/>
              </w:tcPr>
            </w:tcPrChange>
          </w:tcPr>
          <w:p w14:paraId="4C411C38" w14:textId="68F9E974" w:rsidR="00A61382" w:rsidRDefault="00FF4F9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32392D" w:rsidRPr="007954D5" w14:paraId="258FE3C2" w14:textId="34D579AE" w:rsidTr="00CD7111">
        <w:tc>
          <w:tcPr>
            <w:tcW w:w="1444" w:type="dxa"/>
            <w:tcPrChange w:id="516" w:author="Werikhe Jeremy" w:date="2024-12-09T10:22:00Z" w16du:dateUtc="2024-12-09T07:22:00Z">
              <w:tcPr>
                <w:tcW w:w="1443" w:type="dxa"/>
              </w:tcPr>
            </w:tcPrChange>
          </w:tcPr>
          <w:p w14:paraId="7C4ECF1F"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w:t>
            </w:r>
            <w:r w:rsidRPr="007954D5">
              <w:rPr>
                <w:rFonts w:ascii="Times New Roman" w:eastAsia="Times New Roman" w:hAnsi="Times New Roman" w:cs="Times New Roman"/>
                <w:color w:val="000000"/>
                <w:sz w:val="24"/>
                <w:szCs w:val="24"/>
              </w:rPr>
              <w:t xml:space="preserve"> payment</w:t>
            </w:r>
          </w:p>
        </w:tc>
        <w:tc>
          <w:tcPr>
            <w:tcW w:w="1571" w:type="dxa"/>
            <w:tcPrChange w:id="517" w:author="Werikhe Jeremy" w:date="2024-12-09T10:22:00Z" w16du:dateUtc="2024-12-09T07:22:00Z">
              <w:tcPr>
                <w:tcW w:w="1699" w:type="dxa"/>
              </w:tcPr>
            </w:tcPrChange>
          </w:tcPr>
          <w:p w14:paraId="766CD491"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Access amount due to make payment</w:t>
            </w:r>
          </w:p>
        </w:tc>
        <w:tc>
          <w:tcPr>
            <w:tcW w:w="1359" w:type="dxa"/>
            <w:tcPrChange w:id="518" w:author="Werikhe Jeremy" w:date="2024-12-09T10:22:00Z" w16du:dateUtc="2024-12-09T07:22:00Z">
              <w:tcPr>
                <w:tcW w:w="1443" w:type="dxa"/>
              </w:tcPr>
            </w:tcPrChange>
          </w:tcPr>
          <w:p w14:paraId="4823A5B4"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Mpesa till number,</w:t>
            </w:r>
          </w:p>
          <w:p w14:paraId="1A98BAF1"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Amount due</w:t>
            </w:r>
          </w:p>
        </w:tc>
        <w:tc>
          <w:tcPr>
            <w:tcW w:w="1487" w:type="dxa"/>
            <w:tcPrChange w:id="519" w:author="Werikhe Jeremy" w:date="2024-12-09T10:22:00Z" w16du:dateUtc="2024-12-09T07:22:00Z">
              <w:tcPr>
                <w:tcW w:w="1530" w:type="dxa"/>
              </w:tcPr>
            </w:tcPrChange>
          </w:tcPr>
          <w:p w14:paraId="70486D24" w14:textId="77777777" w:rsidR="00A61382" w:rsidRPr="007954D5" w:rsidRDefault="00A61382" w:rsidP="00BF3064">
            <w:pPr>
              <w:spacing w:line="360" w:lineRule="auto"/>
              <w:jc w:val="both"/>
              <w:rPr>
                <w:rFonts w:ascii="Times New Roman" w:eastAsia="Times New Roman" w:hAnsi="Times New Roman" w:cs="Times New Roman"/>
                <w:color w:val="000000"/>
                <w:sz w:val="24"/>
                <w:szCs w:val="24"/>
              </w:rPr>
            </w:pPr>
            <w:r w:rsidRPr="007954D5">
              <w:rPr>
                <w:rFonts w:ascii="Times New Roman" w:eastAsia="Times New Roman" w:hAnsi="Times New Roman" w:cs="Times New Roman"/>
                <w:color w:val="000000"/>
                <w:sz w:val="24"/>
                <w:szCs w:val="24"/>
              </w:rPr>
              <w:t>Amount to be paid</w:t>
            </w:r>
          </w:p>
        </w:tc>
        <w:tc>
          <w:tcPr>
            <w:tcW w:w="1643" w:type="dxa"/>
            <w:tcPrChange w:id="520" w:author="Werikhe Jeremy" w:date="2024-12-09T10:22:00Z" w16du:dateUtc="2024-12-09T07:22:00Z">
              <w:tcPr>
                <w:tcW w:w="1350" w:type="dxa"/>
              </w:tcPr>
            </w:tcPrChange>
          </w:tcPr>
          <w:p w14:paraId="4EDC77D3" w14:textId="27CC2977" w:rsidR="00A61382" w:rsidRPr="007954D5" w:rsidRDefault="0029797E"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Amount paid</w:t>
            </w:r>
          </w:p>
        </w:tc>
        <w:tc>
          <w:tcPr>
            <w:tcW w:w="1040" w:type="dxa"/>
            <w:tcPrChange w:id="521" w:author="Werikhe Jeremy" w:date="2024-12-09T10:22:00Z" w16du:dateUtc="2024-12-09T07:22:00Z">
              <w:tcPr>
                <w:tcW w:w="1079" w:type="dxa"/>
              </w:tcPr>
            </w:tcPrChange>
          </w:tcPr>
          <w:p w14:paraId="7CA9D010" w14:textId="10F1472E" w:rsidR="00A61382" w:rsidRPr="007954D5" w:rsidRDefault="00FF4F99" w:rsidP="00BF306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bl>
    <w:p w14:paraId="27BEF22A" w14:textId="77777777" w:rsidR="00E12FE4" w:rsidRPr="009630C0" w:rsidRDefault="00E12FE4" w:rsidP="009630C0">
      <w:pPr>
        <w:spacing w:line="360" w:lineRule="auto"/>
        <w:jc w:val="both"/>
        <w:rPr>
          <w:rFonts w:ascii="Times New Roman" w:hAnsi="Times New Roman" w:cs="Times New Roman"/>
          <w:sz w:val="24"/>
          <w:szCs w:val="24"/>
        </w:rPr>
      </w:pPr>
    </w:p>
    <w:p w14:paraId="0F327EE9" w14:textId="77777777" w:rsidR="00397C8D" w:rsidRDefault="00397C8D">
      <w:pPr>
        <w:spacing w:after="160" w:line="259" w:lineRule="auto"/>
        <w:rPr>
          <w:rFonts w:ascii="Times New Roman" w:eastAsia="Times New Roman" w:hAnsi="Times New Roman" w:cs="Times New Roman"/>
          <w:b/>
          <w:color w:val="000000"/>
          <w:spacing w:val="-10"/>
          <w:kern w:val="28"/>
          <w:sz w:val="28"/>
          <w:szCs w:val="28"/>
        </w:rPr>
      </w:pPr>
      <w:r>
        <w:br w:type="page"/>
      </w:r>
    </w:p>
    <w:p w14:paraId="5C09DD7F" w14:textId="7D610CBC" w:rsidR="00E12FE4" w:rsidRDefault="00E12FE4" w:rsidP="0034241E">
      <w:pPr>
        <w:pStyle w:val="Heading1"/>
      </w:pPr>
      <w:bookmarkStart w:id="522" w:name="_Toc184632671"/>
      <w:r>
        <w:lastRenderedPageBreak/>
        <w:t>Chapter 6: Conclusions and Recommendations for Future Work</w:t>
      </w:r>
      <w:bookmarkEnd w:id="522"/>
    </w:p>
    <w:p w14:paraId="01833E3D" w14:textId="77777777" w:rsidR="00E12FE4" w:rsidRDefault="00E12FE4" w:rsidP="00E12FE4">
      <w:pPr>
        <w:pStyle w:val="Heading2"/>
        <w:jc w:val="both"/>
        <w:rPr>
          <w:rFonts w:ascii="Times New Roman" w:eastAsia="Times New Roman" w:hAnsi="Times New Roman" w:cs="Times New Roman"/>
          <w:color w:val="000000"/>
          <w:sz w:val="24"/>
          <w:szCs w:val="24"/>
        </w:rPr>
      </w:pPr>
      <w:bookmarkStart w:id="523" w:name="_Toc184632672"/>
      <w:r>
        <w:rPr>
          <w:rFonts w:ascii="Times New Roman" w:eastAsia="Times New Roman" w:hAnsi="Times New Roman" w:cs="Times New Roman"/>
          <w:color w:val="000000"/>
          <w:sz w:val="24"/>
          <w:szCs w:val="24"/>
        </w:rPr>
        <w:t>6.1 Conclusions</w:t>
      </w:r>
      <w:bookmarkEnd w:id="523"/>
    </w:p>
    <w:p w14:paraId="22F74942" w14:textId="77B3BD4A" w:rsidR="00E12FE4" w:rsidRDefault="0034241E" w:rsidP="0034241E">
      <w:pPr>
        <w:spacing w:line="360" w:lineRule="auto"/>
        <w:jc w:val="both"/>
        <w:rPr>
          <w:rFonts w:ascii="Times New Roman" w:hAnsi="Times New Roman" w:cs="Times New Roman"/>
          <w:sz w:val="24"/>
          <w:szCs w:val="24"/>
        </w:rPr>
      </w:pPr>
      <w:r w:rsidRPr="0034241E">
        <w:rPr>
          <w:rFonts w:ascii="Times New Roman" w:hAnsi="Times New Roman" w:cs="Times New Roman"/>
          <w:sz w:val="24"/>
          <w:szCs w:val="24"/>
        </w:rPr>
        <w:t xml:space="preserve"> This is a project that enhances doctor-patient connections in Kenya through an improved web-based application for accessing emergency ambulance contacts and doctor consultations. The aim is to improve health outcomes through accessibility and health awareness. Use of Agile methodology and OOAD ensured the delivery of an effective workflow. Programs like Canva, XAMPP, and Visual Studio made development easier. User-friendliness, functionality, and security were assured through thorough testing.</w:t>
      </w:r>
    </w:p>
    <w:p w14:paraId="6DE5878F" w14:textId="3D5DC84B" w:rsidR="0049656E" w:rsidRDefault="0049656E" w:rsidP="0049656E">
      <w:pPr>
        <w:pStyle w:val="Heading2"/>
        <w:jc w:val="both"/>
        <w:rPr>
          <w:rFonts w:ascii="Times New Roman" w:eastAsia="Times New Roman" w:hAnsi="Times New Roman" w:cs="Times New Roman"/>
          <w:color w:val="000000"/>
          <w:sz w:val="24"/>
          <w:szCs w:val="24"/>
        </w:rPr>
      </w:pPr>
      <w:bookmarkStart w:id="524" w:name="_Toc184632673"/>
      <w:r>
        <w:rPr>
          <w:rFonts w:ascii="Times New Roman" w:eastAsia="Times New Roman" w:hAnsi="Times New Roman" w:cs="Times New Roman"/>
          <w:color w:val="000000"/>
          <w:sz w:val="24"/>
          <w:szCs w:val="24"/>
        </w:rPr>
        <w:t>6.2 Recommendations</w:t>
      </w:r>
      <w:bookmarkEnd w:id="524"/>
    </w:p>
    <w:p w14:paraId="5613345A" w14:textId="66B8AE1E" w:rsidR="0049656E" w:rsidRPr="00246708" w:rsidRDefault="00655019" w:rsidP="002467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02BB0">
        <w:rPr>
          <w:rFonts w:ascii="Times New Roman" w:hAnsi="Times New Roman" w:cs="Times New Roman"/>
          <w:sz w:val="24"/>
          <w:szCs w:val="24"/>
        </w:rPr>
        <w:t xml:space="preserve"> </w:t>
      </w:r>
      <w:r w:rsidR="00602BB0" w:rsidRPr="00602BB0">
        <w:rPr>
          <w:rFonts w:ascii="Times New Roman" w:hAnsi="Times New Roman" w:cs="Times New Roman"/>
          <w:sz w:val="24"/>
          <w:szCs w:val="24"/>
        </w:rPr>
        <w:t>It is recommended that doctors be certified by the Kenya Medical Association to avoid complications arising from misdiagnosis, which may lead to litigations; that the system be accessed using an active internet connection; and that caution be taken while processing payments to avoid double charging of patients due to mismanagement.</w:t>
      </w:r>
    </w:p>
    <w:p w14:paraId="05CE2CC1" w14:textId="07C1C0DC" w:rsidR="0049656E" w:rsidRDefault="0049656E" w:rsidP="0049656E">
      <w:pPr>
        <w:pStyle w:val="Heading2"/>
        <w:jc w:val="both"/>
        <w:rPr>
          <w:rFonts w:ascii="Times New Roman" w:eastAsia="Times New Roman" w:hAnsi="Times New Roman" w:cs="Times New Roman"/>
          <w:color w:val="000000"/>
          <w:sz w:val="24"/>
          <w:szCs w:val="24"/>
        </w:rPr>
      </w:pPr>
      <w:bookmarkStart w:id="525" w:name="_Toc184632674"/>
      <w:r>
        <w:rPr>
          <w:rFonts w:ascii="Times New Roman" w:eastAsia="Times New Roman" w:hAnsi="Times New Roman" w:cs="Times New Roman"/>
          <w:color w:val="000000"/>
          <w:sz w:val="24"/>
          <w:szCs w:val="24"/>
        </w:rPr>
        <w:t>6.3 Future work</w:t>
      </w:r>
      <w:bookmarkEnd w:id="525"/>
    </w:p>
    <w:p w14:paraId="222BEE4B" w14:textId="5DB667B4" w:rsidR="0049656E" w:rsidRPr="00B22606" w:rsidRDefault="004C5283" w:rsidP="004C5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6708">
        <w:rPr>
          <w:rFonts w:ascii="Times New Roman" w:hAnsi="Times New Roman" w:cs="Times New Roman"/>
          <w:sz w:val="24"/>
          <w:szCs w:val="24"/>
        </w:rPr>
        <w:t>Future healthcare websites may feature hospital booking systems, real-time video consultations with doctors, or Mpesa payment confirmation. With video calls, convenience would increase since any person would have an easy way to get medical advice quickly without necessarily having to travel. A booking system would speed up appointments by letting patients choose timeslots and receive immediate confirmations. These changes would advance healthcare delivery and convenience.</w:t>
      </w:r>
    </w:p>
    <w:p w14:paraId="08251786" w14:textId="3F18350A" w:rsidR="00EE3317" w:rsidRDefault="00E12FE4" w:rsidP="00E12FE4">
      <w:pPr>
        <w:spacing w:after="160" w:line="259" w:lineRule="auto"/>
      </w:pPr>
      <w:r>
        <w:br w:type="page"/>
      </w:r>
    </w:p>
    <w:p w14:paraId="3D06E21D" w14:textId="77777777" w:rsidR="00EE3317" w:rsidRDefault="00EE3317" w:rsidP="0034241E">
      <w:pPr>
        <w:pStyle w:val="Heading1"/>
      </w:pPr>
      <w:bookmarkStart w:id="526" w:name="_1mrcu09" w:colFirst="0" w:colLast="0"/>
      <w:bookmarkStart w:id="527" w:name="_Toc184632675"/>
      <w:bookmarkEnd w:id="526"/>
      <w:r>
        <w:lastRenderedPageBreak/>
        <w:t>References</w:t>
      </w:r>
      <w:bookmarkEnd w:id="527"/>
    </w:p>
    <w:p w14:paraId="43E1FB91" w14:textId="77777777" w:rsidR="00524CCC" w:rsidRDefault="00524CCC" w:rsidP="00524CCC">
      <w:pPr>
        <w:ind w:left="426" w:hanging="426"/>
        <w:rPr>
          <w:rStyle w:val="Hyperlink"/>
          <w:rFonts w:ascii="Times New Roman" w:eastAsia="Times New Roman" w:hAnsi="Times New Roman" w:cs="Times New Roman"/>
          <w:sz w:val="24"/>
          <w:szCs w:val="24"/>
          <w:lang w:val="en-US"/>
        </w:rPr>
      </w:pPr>
      <w:r w:rsidRPr="00524CCC">
        <w:rPr>
          <w:rFonts w:ascii="Times New Roman" w:eastAsia="Times New Roman" w:hAnsi="Times New Roman" w:cs="Times New Roman"/>
          <w:i/>
          <w:iCs/>
          <w:sz w:val="24"/>
          <w:szCs w:val="24"/>
          <w:lang w:val="en-US"/>
        </w:rPr>
        <w:t>Africa health workforce investment forum</w:t>
      </w:r>
      <w:r w:rsidRPr="00524CCC">
        <w:rPr>
          <w:rFonts w:ascii="Times New Roman" w:eastAsia="Times New Roman" w:hAnsi="Times New Roman" w:cs="Times New Roman"/>
          <w:sz w:val="24"/>
          <w:szCs w:val="24"/>
          <w:lang w:val="en-US"/>
        </w:rPr>
        <w:t>. (2024, May 6). World Health Organization (WHO). </w:t>
      </w:r>
      <w:hyperlink r:id="rId30" w:history="1">
        <w:r w:rsidRPr="00524CCC">
          <w:rPr>
            <w:rStyle w:val="Hyperlink"/>
            <w:rFonts w:ascii="Times New Roman" w:eastAsia="Times New Roman" w:hAnsi="Times New Roman" w:cs="Times New Roman"/>
            <w:sz w:val="24"/>
            <w:szCs w:val="24"/>
            <w:lang w:val="en-US"/>
          </w:rPr>
          <w:t>https://www.who.int/news-room/events/detail/2024/05/06/default-calendar/africa-health-workforce-investment-forum</w:t>
        </w:r>
      </w:hyperlink>
    </w:p>
    <w:p w14:paraId="5567E9C0" w14:textId="5928D7FF" w:rsidR="00243759" w:rsidRPr="00524CCC" w:rsidRDefault="009C0479" w:rsidP="00524CCC">
      <w:pPr>
        <w:ind w:left="426" w:hanging="426"/>
        <w:rPr>
          <w:rFonts w:ascii="Times New Roman" w:eastAsia="Times New Roman" w:hAnsi="Times New Roman" w:cs="Times New Roman"/>
          <w:sz w:val="24"/>
          <w:szCs w:val="24"/>
          <w:lang w:val="en-US"/>
        </w:rPr>
      </w:pPr>
      <w:r w:rsidRPr="009C0479">
        <w:rPr>
          <w:rFonts w:ascii="Times New Roman" w:eastAsia="Times New Roman" w:hAnsi="Times New Roman" w:cs="Times New Roman"/>
          <w:i/>
          <w:iCs/>
          <w:sz w:val="24"/>
          <w:szCs w:val="24"/>
        </w:rPr>
        <w:t>Google scholar</w:t>
      </w:r>
      <w:r w:rsidRPr="009C0479">
        <w:rPr>
          <w:rFonts w:ascii="Times New Roman" w:eastAsia="Times New Roman" w:hAnsi="Times New Roman" w:cs="Times New Roman"/>
          <w:sz w:val="24"/>
          <w:szCs w:val="24"/>
        </w:rPr>
        <w:t>. (n.d.). Google Scholar. </w:t>
      </w:r>
      <w:hyperlink r:id="rId31" w:history="1">
        <w:r w:rsidRPr="009C0479">
          <w:rPr>
            <w:rStyle w:val="Hyperlink"/>
            <w:rFonts w:ascii="Times New Roman" w:eastAsia="Times New Roman" w:hAnsi="Times New Roman" w:cs="Times New Roman"/>
            <w:sz w:val="24"/>
            <w:szCs w:val="24"/>
          </w:rPr>
          <w:t>https://scholar.google.com/scholar?hl=en&amp;as_sdt=0%2C5&amp;q=long+patient+test+results+time&amp;btnG=</w:t>
        </w:r>
      </w:hyperlink>
    </w:p>
    <w:p w14:paraId="4F7CCB02" w14:textId="77777777" w:rsidR="00524CCC" w:rsidRPr="00524CCC" w:rsidRDefault="00524CCC" w:rsidP="00524CCC">
      <w:pPr>
        <w:ind w:left="426" w:hanging="426"/>
        <w:rPr>
          <w:rFonts w:ascii="Times New Roman" w:eastAsia="Times New Roman" w:hAnsi="Times New Roman" w:cs="Times New Roman"/>
          <w:sz w:val="24"/>
          <w:szCs w:val="24"/>
          <w:lang w:val="en-US"/>
        </w:rPr>
      </w:pPr>
      <w:r w:rsidRPr="00524CCC">
        <w:rPr>
          <w:rFonts w:ascii="Times New Roman" w:eastAsia="Times New Roman" w:hAnsi="Times New Roman" w:cs="Times New Roman"/>
          <w:i/>
          <w:iCs/>
          <w:sz w:val="24"/>
          <w:szCs w:val="24"/>
          <w:lang w:val="en-US"/>
        </w:rPr>
        <w:t>Just a moment..</w:t>
      </w:r>
      <w:r w:rsidRPr="00524CCC">
        <w:rPr>
          <w:rFonts w:ascii="Times New Roman" w:eastAsia="Times New Roman" w:hAnsi="Times New Roman" w:cs="Times New Roman"/>
          <w:sz w:val="24"/>
          <w:szCs w:val="24"/>
          <w:lang w:val="en-US"/>
        </w:rPr>
        <w:t>. (n.d.). ResearchGate | Find and share research. </w:t>
      </w:r>
      <w:hyperlink r:id="rId32" w:history="1">
        <w:r w:rsidRPr="00524CCC">
          <w:rPr>
            <w:rStyle w:val="Hyperlink"/>
            <w:rFonts w:ascii="Times New Roman" w:eastAsia="Times New Roman" w:hAnsi="Times New Roman" w:cs="Times New Roman"/>
            <w:sz w:val="24"/>
            <w:szCs w:val="24"/>
            <w:lang w:val="en-US"/>
          </w:rPr>
          <w:t>https://www.researchgate.net/publication/365806651_Healthcare_Accessibility_in_Developing_Countries_A_Global_Healthcare_Challenge</w:t>
        </w:r>
      </w:hyperlink>
    </w:p>
    <w:p w14:paraId="0184E3B2" w14:textId="77777777" w:rsidR="00524CCC" w:rsidRDefault="00524CCC" w:rsidP="00524CCC">
      <w:pPr>
        <w:ind w:left="426" w:hanging="426"/>
        <w:rPr>
          <w:rStyle w:val="Hyperlink"/>
          <w:rFonts w:ascii="Times New Roman" w:eastAsia="Times New Roman" w:hAnsi="Times New Roman" w:cs="Times New Roman"/>
          <w:sz w:val="24"/>
          <w:szCs w:val="24"/>
          <w:lang w:val="en-US"/>
        </w:rPr>
      </w:pPr>
      <w:r w:rsidRPr="00524CCC">
        <w:rPr>
          <w:rFonts w:ascii="Times New Roman" w:eastAsia="Times New Roman" w:hAnsi="Times New Roman" w:cs="Times New Roman"/>
          <w:i/>
          <w:iCs/>
          <w:sz w:val="24"/>
          <w:szCs w:val="24"/>
          <w:lang w:val="en-US"/>
        </w:rPr>
        <w:t>Kenyanest.com</w:t>
      </w:r>
      <w:r w:rsidRPr="00524CCC">
        <w:rPr>
          <w:rFonts w:ascii="Times New Roman" w:eastAsia="Times New Roman" w:hAnsi="Times New Roman" w:cs="Times New Roman"/>
          <w:sz w:val="24"/>
          <w:szCs w:val="24"/>
          <w:lang w:val="en-US"/>
        </w:rPr>
        <w:t>. (n.d.). kenyanest.com. </w:t>
      </w:r>
      <w:hyperlink r:id="rId33" w:history="1">
        <w:r w:rsidRPr="00524CCC">
          <w:rPr>
            <w:rStyle w:val="Hyperlink"/>
            <w:rFonts w:ascii="Times New Roman" w:eastAsia="Times New Roman" w:hAnsi="Times New Roman" w:cs="Times New Roman"/>
            <w:sz w:val="24"/>
            <w:szCs w:val="24"/>
            <w:lang w:val="en-US"/>
          </w:rPr>
          <w:t>https://kenyanest.com/top-8-best-medical-and-healthcare-apps-in-kenya/</w:t>
        </w:r>
      </w:hyperlink>
    </w:p>
    <w:p w14:paraId="25620A2B" w14:textId="12C94B23" w:rsidR="00BC2354" w:rsidRPr="00524CCC" w:rsidRDefault="00BC2354" w:rsidP="00524CCC">
      <w:pPr>
        <w:ind w:left="426" w:hanging="426"/>
        <w:rPr>
          <w:rFonts w:ascii="Times New Roman" w:eastAsia="Times New Roman" w:hAnsi="Times New Roman" w:cs="Times New Roman"/>
          <w:sz w:val="24"/>
          <w:szCs w:val="24"/>
          <w:lang w:val="en-US"/>
        </w:rPr>
      </w:pPr>
      <w:r w:rsidRPr="00BC2354">
        <w:rPr>
          <w:rFonts w:ascii="Times New Roman" w:eastAsia="Times New Roman" w:hAnsi="Times New Roman" w:cs="Times New Roman"/>
          <w:sz w:val="24"/>
          <w:szCs w:val="24"/>
        </w:rPr>
        <w:t>Kipkoech, B. (2019, March 13). </w:t>
      </w:r>
      <w:r w:rsidRPr="00BC2354">
        <w:rPr>
          <w:rFonts w:ascii="Times New Roman" w:eastAsia="Times New Roman" w:hAnsi="Times New Roman" w:cs="Times New Roman"/>
          <w:i/>
          <w:iCs/>
          <w:sz w:val="24"/>
          <w:szCs w:val="24"/>
        </w:rPr>
        <w:t>List of medical and healthcare apps you should have in Kenya</w:t>
      </w:r>
      <w:r w:rsidRPr="00BC2354">
        <w:rPr>
          <w:rFonts w:ascii="Times New Roman" w:eastAsia="Times New Roman" w:hAnsi="Times New Roman" w:cs="Times New Roman"/>
          <w:sz w:val="24"/>
          <w:szCs w:val="24"/>
        </w:rPr>
        <w:t>. Victor Matara. </w:t>
      </w:r>
      <w:hyperlink r:id="rId34" w:history="1">
        <w:r w:rsidRPr="00BC2354">
          <w:rPr>
            <w:rStyle w:val="Hyperlink"/>
            <w:rFonts w:ascii="Times New Roman" w:eastAsia="Times New Roman" w:hAnsi="Times New Roman" w:cs="Times New Roman"/>
            <w:sz w:val="24"/>
            <w:szCs w:val="24"/>
          </w:rPr>
          <w:t>https://victormatara.com/list-of-medical-and-healthcare-apps-in-kenya/</w:t>
        </w:r>
      </w:hyperlink>
    </w:p>
    <w:p w14:paraId="621FE094" w14:textId="77777777" w:rsidR="00524CCC" w:rsidRPr="00524CCC" w:rsidRDefault="00524CCC" w:rsidP="00524CCC">
      <w:pPr>
        <w:ind w:left="426" w:hanging="426"/>
        <w:rPr>
          <w:rFonts w:ascii="Times New Roman" w:eastAsia="Times New Roman" w:hAnsi="Times New Roman" w:cs="Times New Roman"/>
          <w:sz w:val="24"/>
          <w:szCs w:val="24"/>
          <w:lang w:val="en-US"/>
        </w:rPr>
      </w:pPr>
      <w:r w:rsidRPr="00524CCC">
        <w:rPr>
          <w:rFonts w:ascii="Times New Roman" w:eastAsia="Times New Roman" w:hAnsi="Times New Roman" w:cs="Times New Roman"/>
          <w:i/>
          <w:iCs/>
          <w:sz w:val="24"/>
          <w:szCs w:val="24"/>
          <w:lang w:val="en-US"/>
        </w:rPr>
        <w:t>Need, demand, supply in health care: Working definitions, and their implications for defining access</w:t>
      </w:r>
      <w:r w:rsidRPr="00524CCC">
        <w:rPr>
          <w:rFonts w:ascii="Times New Roman" w:eastAsia="Times New Roman" w:hAnsi="Times New Roman" w:cs="Times New Roman"/>
          <w:sz w:val="24"/>
          <w:szCs w:val="24"/>
          <w:lang w:val="en-US"/>
        </w:rPr>
        <w:t>. (n.d.). Cambridge Core. </w:t>
      </w:r>
      <w:hyperlink r:id="rId35" w:history="1">
        <w:r w:rsidRPr="00524CCC">
          <w:rPr>
            <w:rStyle w:val="Hyperlink"/>
            <w:rFonts w:ascii="Times New Roman" w:eastAsia="Times New Roman" w:hAnsi="Times New Roman" w:cs="Times New Roman"/>
            <w:sz w:val="24"/>
            <w:szCs w:val="24"/>
            <w:lang w:val="en-US"/>
          </w:rPr>
          <w:t>https://www.cambridge.org/core/journals/health-economics-policy-and-law/article/need-demand-supply-in-health-care-working-definitions-and-their-implications-for-defining-access/DCA6075231537BB4EFC57793B33879F0</w:t>
        </w:r>
      </w:hyperlink>
    </w:p>
    <w:p w14:paraId="7BF78174" w14:textId="77777777" w:rsidR="00524CCC" w:rsidRPr="00524CCC" w:rsidRDefault="00524CCC" w:rsidP="00524CCC">
      <w:pPr>
        <w:ind w:left="426" w:hanging="426"/>
        <w:rPr>
          <w:rFonts w:ascii="Times New Roman" w:eastAsia="Times New Roman" w:hAnsi="Times New Roman" w:cs="Times New Roman"/>
          <w:sz w:val="24"/>
          <w:szCs w:val="24"/>
          <w:lang w:val="en-US"/>
        </w:rPr>
      </w:pPr>
      <w:r w:rsidRPr="00524CCC">
        <w:rPr>
          <w:rFonts w:ascii="Times New Roman" w:eastAsia="Times New Roman" w:hAnsi="Times New Roman" w:cs="Times New Roman"/>
          <w:i/>
          <w:iCs/>
          <w:sz w:val="24"/>
          <w:szCs w:val="24"/>
          <w:lang w:val="en-US"/>
        </w:rPr>
        <w:t>Sustainable development goals | United Nations development programme</w:t>
      </w:r>
      <w:r w:rsidRPr="00524CCC">
        <w:rPr>
          <w:rFonts w:ascii="Times New Roman" w:eastAsia="Times New Roman" w:hAnsi="Times New Roman" w:cs="Times New Roman"/>
          <w:sz w:val="24"/>
          <w:szCs w:val="24"/>
          <w:lang w:val="en-US"/>
        </w:rPr>
        <w:t>. (n.d.). UNDP. </w:t>
      </w:r>
      <w:hyperlink r:id="rId36" w:history="1">
        <w:r w:rsidRPr="00524CCC">
          <w:rPr>
            <w:rStyle w:val="Hyperlink"/>
            <w:rFonts w:ascii="Times New Roman" w:eastAsia="Times New Roman" w:hAnsi="Times New Roman" w:cs="Times New Roman"/>
            <w:sz w:val="24"/>
            <w:szCs w:val="24"/>
            <w:lang w:val="en-US"/>
          </w:rPr>
          <w:t>https://www.undp.org/sustainable-development-goals/good-health</w:t>
        </w:r>
      </w:hyperlink>
    </w:p>
    <w:p w14:paraId="13306084" w14:textId="581C9142" w:rsidR="00524CCC" w:rsidRDefault="00524CCC" w:rsidP="00524CCC">
      <w:pPr>
        <w:ind w:left="426" w:hanging="426"/>
        <w:rPr>
          <w:rFonts w:ascii="Times New Roman" w:eastAsia="Times New Roman" w:hAnsi="Times New Roman" w:cs="Times New Roman"/>
          <w:sz w:val="24"/>
          <w:szCs w:val="24"/>
        </w:rPr>
        <w:sectPr w:rsidR="00524CCC" w:rsidSect="00CD60F5">
          <w:footerReference w:type="default" r:id="rId37"/>
          <w:footerReference w:type="first" r:id="rId38"/>
          <w:pgSz w:w="12240" w:h="15840"/>
          <w:pgMar w:top="1418" w:right="1418" w:bottom="1418" w:left="2268" w:header="709" w:footer="709" w:gutter="0"/>
          <w:pgNumType w:start="1"/>
          <w:cols w:space="720"/>
        </w:sectPr>
      </w:pPr>
    </w:p>
    <w:p w14:paraId="41F37056" w14:textId="77777777" w:rsidR="00EE3317" w:rsidRDefault="00EE3317" w:rsidP="0034241E">
      <w:pPr>
        <w:pStyle w:val="Heading1"/>
      </w:pPr>
      <w:bookmarkStart w:id="528" w:name="_46r0co2" w:colFirst="0" w:colLast="0"/>
      <w:bookmarkStart w:id="529" w:name="_Toc184632676"/>
      <w:bookmarkEnd w:id="528"/>
      <w:r>
        <w:lastRenderedPageBreak/>
        <w:t>Appendix A: Gantt Chart</w:t>
      </w:r>
      <w:bookmarkEnd w:id="529"/>
    </w:p>
    <w:p w14:paraId="3329588D" w14:textId="39E38504" w:rsidR="00EE3317" w:rsidDel="00F62D35" w:rsidRDefault="00EE3317" w:rsidP="00F62D35">
      <w:pPr>
        <w:rPr>
          <w:del w:id="530" w:author="Werikhe Jeremy" w:date="2024-12-09T10:19:00Z" w16du:dateUtc="2024-12-09T07:19:00Z"/>
          <w:rFonts w:ascii="Times New Roman" w:hAnsi="Times New Roman" w:cs="Times New Roman"/>
          <w:bCs/>
          <w:iCs/>
          <w:color w:val="FF0000"/>
          <w:sz w:val="24"/>
          <w:szCs w:val="24"/>
        </w:rPr>
      </w:pPr>
      <w:del w:id="531" w:author="Werikhe Jeremy" w:date="2024-12-09T10:19:00Z" w16du:dateUtc="2024-12-09T07:19:00Z">
        <w:r w:rsidRPr="00CD2187" w:rsidDel="00F62D35">
          <w:rPr>
            <w:rFonts w:ascii="Times New Roman" w:hAnsi="Times New Roman" w:cs="Times New Roman"/>
            <w:b/>
            <w:i/>
            <w:color w:val="FF0000"/>
            <w:sz w:val="24"/>
            <w:szCs w:val="24"/>
          </w:rPr>
          <w:delText>Add a visible diagram that shows the work done during specific periods in the course of the project. This should be in the form of a Gantt chart.</w:delText>
        </w:r>
      </w:del>
    </w:p>
    <w:p w14:paraId="6F72B801" w14:textId="77777777" w:rsidR="006D3817" w:rsidRDefault="00F62D35" w:rsidP="006D3817">
      <w:pPr>
        <w:keepNext/>
        <w:rPr>
          <w:ins w:id="532" w:author="Werikhe Jeremy" w:date="2024-12-09T10:21:00Z" w16du:dateUtc="2024-12-09T07:21:00Z"/>
        </w:rPr>
        <w:pPrChange w:id="533" w:author="Werikhe Jeremy" w:date="2024-12-09T10:21:00Z" w16du:dateUtc="2024-12-09T07:21:00Z">
          <w:pPr/>
        </w:pPrChange>
      </w:pPr>
      <w:ins w:id="534" w:author="Werikhe Jeremy" w:date="2024-12-09T10:19:00Z" w16du:dateUtc="2024-12-09T07:19:00Z">
        <w:r>
          <w:rPr>
            <w:rFonts w:ascii="Times New Roman" w:hAnsi="Times New Roman" w:cs="Times New Roman"/>
            <w:b/>
            <w:i/>
            <w:noProof/>
            <w:color w:val="FF0000"/>
            <w:sz w:val="24"/>
            <w:szCs w:val="24"/>
          </w:rPr>
          <w:drawing>
            <wp:inline distT="0" distB="0" distL="0" distR="0" wp14:anchorId="13BC735D" wp14:editId="3F4924CE">
              <wp:extent cx="6386830" cy="3209925"/>
              <wp:effectExtent l="0" t="0" r="0" b="9525"/>
              <wp:docPr id="78413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38065" name="Picture 7841380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91241" cy="3212142"/>
                      </a:xfrm>
                      <a:prstGeom prst="rect">
                        <a:avLst/>
                      </a:prstGeom>
                    </pic:spPr>
                  </pic:pic>
                </a:graphicData>
              </a:graphic>
            </wp:inline>
          </w:drawing>
        </w:r>
      </w:ins>
    </w:p>
    <w:p w14:paraId="139BBBF4" w14:textId="66795754" w:rsidR="00F62D35" w:rsidRPr="00CD2187" w:rsidRDefault="006D3817" w:rsidP="006D3817">
      <w:pPr>
        <w:pStyle w:val="Caption"/>
        <w:rPr>
          <w:ins w:id="535" w:author="Werikhe Jeremy" w:date="2024-12-09T10:19:00Z" w16du:dateUtc="2024-12-09T07:19:00Z"/>
          <w:rFonts w:ascii="Times New Roman" w:hAnsi="Times New Roman" w:cs="Times New Roman"/>
          <w:b/>
          <w:i w:val="0"/>
          <w:color w:val="FF0000"/>
          <w:sz w:val="24"/>
          <w:szCs w:val="24"/>
        </w:rPr>
        <w:pPrChange w:id="536" w:author="Werikhe Jeremy" w:date="2024-12-09T10:21:00Z" w16du:dateUtc="2024-12-09T07:21:00Z">
          <w:pPr>
            <w:jc w:val="center"/>
          </w:pPr>
        </w:pPrChange>
      </w:pPr>
      <w:ins w:id="537" w:author="Werikhe Jeremy" w:date="2024-12-09T10:21:00Z" w16du:dateUtc="2024-12-09T07:21:00Z">
        <w:r>
          <w:t xml:space="preserve">Appendix </w:t>
        </w:r>
        <w:r>
          <w:fldChar w:fldCharType="begin"/>
        </w:r>
        <w:r>
          <w:instrText xml:space="preserve"> SEQ Appendix \* ARABIC </w:instrText>
        </w:r>
      </w:ins>
      <w:r>
        <w:fldChar w:fldCharType="separate"/>
      </w:r>
      <w:ins w:id="538" w:author="Werikhe Jeremy" w:date="2024-12-09T10:21:00Z" w16du:dateUtc="2024-12-09T07:21:00Z">
        <w:r>
          <w:rPr>
            <w:noProof/>
          </w:rPr>
          <w:t>1</w:t>
        </w:r>
        <w:r>
          <w:fldChar w:fldCharType="end"/>
        </w:r>
        <w:r>
          <w:t xml:space="preserve"> Gantt Chart</w:t>
        </w:r>
      </w:ins>
    </w:p>
    <w:p w14:paraId="5436F3BC" w14:textId="1434F631" w:rsidR="00EE3317" w:rsidDel="00F62D35" w:rsidRDefault="00EE3317" w:rsidP="00C95319">
      <w:pPr>
        <w:spacing w:before="280" w:after="280" w:line="360" w:lineRule="auto"/>
        <w:rPr>
          <w:del w:id="539" w:author="Werikhe Jeremy" w:date="2024-12-09T10:19:00Z" w16du:dateUtc="2024-12-09T07:19:00Z"/>
          <w:rFonts w:ascii="Times New Roman" w:eastAsia="Times New Roman" w:hAnsi="Times New Roman" w:cs="Times New Roman"/>
          <w:i/>
          <w:sz w:val="24"/>
          <w:szCs w:val="24"/>
        </w:rPr>
      </w:pPr>
      <w:del w:id="540" w:author="Werikhe Jeremy" w:date="2024-12-09T10:19:00Z" w16du:dateUtc="2024-12-09T07:19:00Z">
        <w:r w:rsidDel="00F62D35">
          <w:rPr>
            <w:rFonts w:ascii="Times New Roman" w:eastAsia="Times New Roman" w:hAnsi="Times New Roman" w:cs="Times New Roman"/>
            <w:i/>
            <w:sz w:val="24"/>
            <w:szCs w:val="24"/>
          </w:rPr>
          <w:delText xml:space="preserve"> [Appendices - They are numbered as Appendix A, Appendix B  etc.]</w:delText>
        </w:r>
      </w:del>
    </w:p>
    <w:p w14:paraId="5B315D52" w14:textId="77777777" w:rsidR="00EE3317" w:rsidRDefault="00EE3317" w:rsidP="00F62D35">
      <w:pPr>
        <w:pPrChange w:id="541" w:author="Werikhe Jeremy" w:date="2024-12-09T10:19:00Z" w16du:dateUtc="2024-12-09T07:19:00Z">
          <w:pPr>
            <w:jc w:val="center"/>
          </w:pPr>
        </w:pPrChange>
      </w:pPr>
      <w:bookmarkStart w:id="542" w:name="_2lwamvv" w:colFirst="0" w:colLast="0"/>
      <w:bookmarkEnd w:id="542"/>
    </w:p>
    <w:p w14:paraId="0FD5ED75" w14:textId="77777777" w:rsidR="00EE3317" w:rsidRDefault="00EE3317" w:rsidP="00EE3317">
      <w:pPr>
        <w:jc w:val="center"/>
      </w:pPr>
    </w:p>
    <w:p w14:paraId="1D034CBD" w14:textId="77777777" w:rsidR="00EE3317" w:rsidRDefault="00EE3317" w:rsidP="00EE3317">
      <w:pPr>
        <w:jc w:val="center"/>
      </w:pPr>
    </w:p>
    <w:p w14:paraId="22A3C115" w14:textId="77777777" w:rsidR="00EE3317" w:rsidRDefault="00EE3317" w:rsidP="00EE3317">
      <w:pPr>
        <w:jc w:val="center"/>
      </w:pPr>
    </w:p>
    <w:p w14:paraId="7F3314F9" w14:textId="77777777" w:rsidR="00EE3317" w:rsidRDefault="00EE3317" w:rsidP="00EE3317">
      <w:pPr>
        <w:jc w:val="center"/>
      </w:pPr>
    </w:p>
    <w:p w14:paraId="65B88632" w14:textId="77777777" w:rsidR="00EE3317" w:rsidRDefault="00EE3317" w:rsidP="00EE3317">
      <w:pPr>
        <w:jc w:val="center"/>
      </w:pPr>
    </w:p>
    <w:p w14:paraId="7301222C" w14:textId="77777777" w:rsidR="00EE3317" w:rsidRDefault="00EE3317" w:rsidP="00EE3317">
      <w:pPr>
        <w:jc w:val="center"/>
      </w:pPr>
    </w:p>
    <w:p w14:paraId="0D88F569" w14:textId="77777777" w:rsidR="00EE3317" w:rsidRDefault="00EE3317" w:rsidP="00EE3317">
      <w:pPr>
        <w:jc w:val="center"/>
      </w:pPr>
    </w:p>
    <w:p w14:paraId="5A3B87B2" w14:textId="77777777" w:rsidR="00EE3317" w:rsidRDefault="00EE3317" w:rsidP="00EE3317">
      <w:pPr>
        <w:jc w:val="center"/>
      </w:pPr>
    </w:p>
    <w:p w14:paraId="38D1AD9A" w14:textId="77777777" w:rsidR="00EE3317" w:rsidRDefault="00EE3317" w:rsidP="00EE3317">
      <w:pPr>
        <w:jc w:val="center"/>
      </w:pPr>
    </w:p>
    <w:p w14:paraId="5EFDC309" w14:textId="77777777" w:rsidR="00EE3317" w:rsidRDefault="00EE3317" w:rsidP="00EE3317">
      <w:pPr>
        <w:jc w:val="center"/>
      </w:pPr>
    </w:p>
    <w:p w14:paraId="48302528" w14:textId="77777777" w:rsidR="00EE3317" w:rsidRDefault="00EE3317" w:rsidP="00EE3317">
      <w:pPr>
        <w:jc w:val="center"/>
      </w:pPr>
    </w:p>
    <w:p w14:paraId="7A0E5727" w14:textId="77777777" w:rsidR="00EE3317" w:rsidRDefault="00EE3317" w:rsidP="00EE3317">
      <w:pPr>
        <w:jc w:val="center"/>
      </w:pPr>
    </w:p>
    <w:p w14:paraId="13327B64" w14:textId="77777777" w:rsidR="00EE3317" w:rsidRDefault="00EE3317" w:rsidP="00EE3317">
      <w:pPr>
        <w:jc w:val="center"/>
      </w:pPr>
    </w:p>
    <w:p w14:paraId="12B46780" w14:textId="77777777" w:rsidR="00EE3317" w:rsidRDefault="00EE3317" w:rsidP="00EE3317">
      <w:pPr>
        <w:jc w:val="center"/>
      </w:pPr>
    </w:p>
    <w:p w14:paraId="2DF34782" w14:textId="77777777" w:rsidR="00EE3317" w:rsidRDefault="00EE3317" w:rsidP="00EE3317">
      <w:pPr>
        <w:jc w:val="center"/>
      </w:pPr>
    </w:p>
    <w:p w14:paraId="690B0DEE" w14:textId="77777777" w:rsidR="00EE3317" w:rsidRDefault="00EE3317" w:rsidP="00EE3317">
      <w:pPr>
        <w:jc w:val="center"/>
      </w:pPr>
    </w:p>
    <w:p w14:paraId="68225D24" w14:textId="77777777" w:rsidR="00EE3317" w:rsidRDefault="00EE3317" w:rsidP="00EE3317">
      <w:pPr>
        <w:jc w:val="center"/>
      </w:pPr>
    </w:p>
    <w:p w14:paraId="095C2DAF" w14:textId="77777777" w:rsidR="00EE3317" w:rsidRDefault="00EE3317" w:rsidP="00EE3317">
      <w:pPr>
        <w:jc w:val="center"/>
      </w:pPr>
    </w:p>
    <w:p w14:paraId="305152DD" w14:textId="77777777" w:rsidR="00EE3317" w:rsidRDefault="00EE3317" w:rsidP="00EE3317">
      <w:pPr>
        <w:jc w:val="center"/>
      </w:pPr>
    </w:p>
    <w:p w14:paraId="3AE4BC48" w14:textId="77777777" w:rsidR="00EC0E33" w:rsidRDefault="00EC0E33">
      <w:pPr>
        <w:spacing w:after="160" w:line="259" w:lineRule="auto"/>
        <w:rPr>
          <w:rFonts w:ascii="Times New Roman" w:eastAsia="Times New Roman" w:hAnsi="Times New Roman" w:cs="Times New Roman"/>
          <w:b/>
          <w:color w:val="000000"/>
          <w:sz w:val="28"/>
          <w:szCs w:val="20"/>
        </w:rPr>
      </w:pPr>
      <w:r>
        <w:rPr>
          <w:color w:val="000000"/>
        </w:rPr>
        <w:br w:type="page"/>
      </w:r>
    </w:p>
    <w:p w14:paraId="7417E162" w14:textId="77777777" w:rsidR="00EE3317" w:rsidRDefault="00EE3317" w:rsidP="0034241E">
      <w:pPr>
        <w:pStyle w:val="Heading1"/>
      </w:pPr>
      <w:bookmarkStart w:id="543" w:name="_Toc184632677"/>
      <w:r>
        <w:lastRenderedPageBreak/>
        <w:t>Appendix B: Marking Guide</w:t>
      </w:r>
      <w:bookmarkEnd w:id="543"/>
    </w:p>
    <w:p w14:paraId="532E5487" w14:textId="77777777" w:rsidR="00E052AD" w:rsidRPr="00EE3317" w:rsidRDefault="00E052AD" w:rsidP="00EE3317">
      <w:pPr>
        <w:rPr>
          <w:rFonts w:ascii="Times New Roman" w:eastAsia="Times New Roman" w:hAnsi="Times New Roman" w:cs="Times New Roman"/>
          <w:sz w:val="24"/>
          <w:szCs w:val="24"/>
        </w:rPr>
      </w:pPr>
    </w:p>
    <w:sectPr w:rsidR="00E052AD" w:rsidRPr="00EE33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E2FFF" w14:textId="77777777" w:rsidR="000440E1" w:rsidRDefault="000440E1" w:rsidP="005B2B42">
      <w:pPr>
        <w:spacing w:after="0" w:line="240" w:lineRule="auto"/>
      </w:pPr>
      <w:r>
        <w:separator/>
      </w:r>
    </w:p>
  </w:endnote>
  <w:endnote w:type="continuationSeparator" w:id="0">
    <w:p w14:paraId="2ADBD557" w14:textId="77777777" w:rsidR="000440E1" w:rsidRDefault="000440E1" w:rsidP="005B2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31963" w14:textId="77777777" w:rsidR="0070382F" w:rsidRDefault="006759E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B0AB7">
      <w:rPr>
        <w:noProof/>
        <w:color w:val="000000"/>
      </w:rPr>
      <w:t>vii</w:t>
    </w:r>
    <w:r>
      <w:rPr>
        <w:color w:val="000000"/>
      </w:rPr>
      <w:fldChar w:fldCharType="end"/>
    </w:r>
  </w:p>
  <w:p w14:paraId="3C81A496" w14:textId="77777777" w:rsidR="0070382F" w:rsidRDefault="0070382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04BA1" w14:textId="77777777" w:rsidR="0070382F" w:rsidRDefault="006759E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B0AB7">
      <w:rPr>
        <w:noProof/>
        <w:color w:val="000000"/>
      </w:rPr>
      <w:t>3</w:t>
    </w:r>
    <w:r>
      <w:rPr>
        <w:color w:val="000000"/>
      </w:rPr>
      <w:fldChar w:fldCharType="end"/>
    </w:r>
  </w:p>
  <w:p w14:paraId="3A124C6F" w14:textId="77777777" w:rsidR="0070382F" w:rsidRDefault="0070382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60DF3" w14:textId="77777777" w:rsidR="0070382F" w:rsidRDefault="0070382F">
    <w:pPr>
      <w:pBdr>
        <w:top w:val="nil"/>
        <w:left w:val="nil"/>
        <w:bottom w:val="nil"/>
        <w:right w:val="nil"/>
        <w:between w:val="nil"/>
      </w:pBdr>
      <w:tabs>
        <w:tab w:val="center" w:pos="4680"/>
        <w:tab w:val="right" w:pos="9360"/>
      </w:tabs>
      <w:spacing w:after="0" w:line="240" w:lineRule="auto"/>
      <w:jc w:val="center"/>
      <w:rPr>
        <w:color w:val="000000"/>
      </w:rPr>
    </w:pPr>
  </w:p>
  <w:p w14:paraId="2E91DDF3" w14:textId="77777777" w:rsidR="0070382F" w:rsidRDefault="006759EE">
    <w:pPr>
      <w:pBdr>
        <w:top w:val="nil"/>
        <w:left w:val="nil"/>
        <w:bottom w:val="nil"/>
        <w:right w:val="nil"/>
        <w:between w:val="nil"/>
      </w:pBdr>
      <w:tabs>
        <w:tab w:val="center" w:pos="4680"/>
        <w:tab w:val="right" w:pos="9360"/>
        <w:tab w:val="left" w:pos="3960"/>
      </w:tabs>
      <w:spacing w:after="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DA218" w14:textId="77777777" w:rsidR="000440E1" w:rsidRDefault="000440E1" w:rsidP="005B2B42">
      <w:pPr>
        <w:spacing w:after="0" w:line="240" w:lineRule="auto"/>
      </w:pPr>
      <w:r>
        <w:separator/>
      </w:r>
    </w:p>
  </w:footnote>
  <w:footnote w:type="continuationSeparator" w:id="0">
    <w:p w14:paraId="6C0D319B" w14:textId="77777777" w:rsidR="000440E1" w:rsidRDefault="000440E1" w:rsidP="005B2B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E67EF" w14:textId="77777777" w:rsidR="0070382F" w:rsidRDefault="0070382F">
    <w:pPr>
      <w:pBdr>
        <w:top w:val="nil"/>
        <w:left w:val="nil"/>
        <w:bottom w:val="nil"/>
        <w:right w:val="nil"/>
        <w:between w:val="nil"/>
      </w:pBdr>
      <w:tabs>
        <w:tab w:val="center" w:pos="4680"/>
        <w:tab w:val="right" w:pos="9360"/>
      </w:tabs>
      <w:spacing w:after="0" w:line="240" w:lineRule="auto"/>
      <w:jc w:val="center"/>
      <w:rPr>
        <w:color w:val="000000"/>
      </w:rPr>
    </w:pPr>
  </w:p>
  <w:p w14:paraId="163637E9" w14:textId="77777777" w:rsidR="0070382F" w:rsidRDefault="0070382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0C5"/>
    <w:multiLevelType w:val="multilevel"/>
    <w:tmpl w:val="56625744"/>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D3C5EEB"/>
    <w:multiLevelType w:val="hybridMultilevel"/>
    <w:tmpl w:val="5366E6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991ED8"/>
    <w:multiLevelType w:val="hybridMultilevel"/>
    <w:tmpl w:val="E41C91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2B0325"/>
    <w:multiLevelType w:val="hybridMultilevel"/>
    <w:tmpl w:val="AB1862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6B63D4"/>
    <w:multiLevelType w:val="multilevel"/>
    <w:tmpl w:val="1872485E"/>
    <w:lvl w:ilvl="0">
      <w:start w:val="1"/>
      <w:numFmt w:val="lowerRoman"/>
      <w:lvlText w:val="%1."/>
      <w:lvlJc w:val="left"/>
      <w:pPr>
        <w:ind w:left="1425" w:hanging="360"/>
      </w:pPr>
    </w:lvl>
    <w:lvl w:ilvl="1">
      <w:start w:val="1"/>
      <w:numFmt w:val="lowerLetter"/>
      <w:lvlText w:val="%2."/>
      <w:lvlJc w:val="left"/>
      <w:pPr>
        <w:ind w:left="2145" w:hanging="360"/>
      </w:pPr>
    </w:lvl>
    <w:lvl w:ilvl="2">
      <w:start w:val="1"/>
      <w:numFmt w:val="lowerRoman"/>
      <w:lvlText w:val="%3."/>
      <w:lvlJc w:val="right"/>
      <w:pPr>
        <w:ind w:left="2865" w:hanging="180"/>
      </w:pPr>
    </w:lvl>
    <w:lvl w:ilvl="3">
      <w:start w:val="1"/>
      <w:numFmt w:val="decimal"/>
      <w:lvlText w:val="%4."/>
      <w:lvlJc w:val="left"/>
      <w:pPr>
        <w:ind w:left="3585" w:hanging="360"/>
      </w:pPr>
    </w:lvl>
    <w:lvl w:ilvl="4">
      <w:start w:val="1"/>
      <w:numFmt w:val="lowerLetter"/>
      <w:lvlText w:val="%5."/>
      <w:lvlJc w:val="left"/>
      <w:pPr>
        <w:ind w:left="4305" w:hanging="360"/>
      </w:pPr>
    </w:lvl>
    <w:lvl w:ilvl="5">
      <w:start w:val="1"/>
      <w:numFmt w:val="lowerRoman"/>
      <w:lvlText w:val="%6."/>
      <w:lvlJc w:val="right"/>
      <w:pPr>
        <w:ind w:left="5025" w:hanging="180"/>
      </w:pPr>
    </w:lvl>
    <w:lvl w:ilvl="6">
      <w:start w:val="1"/>
      <w:numFmt w:val="decimal"/>
      <w:lvlText w:val="%7."/>
      <w:lvlJc w:val="left"/>
      <w:pPr>
        <w:ind w:left="5745" w:hanging="360"/>
      </w:pPr>
    </w:lvl>
    <w:lvl w:ilvl="7">
      <w:start w:val="1"/>
      <w:numFmt w:val="lowerLetter"/>
      <w:lvlText w:val="%8."/>
      <w:lvlJc w:val="left"/>
      <w:pPr>
        <w:ind w:left="6465" w:hanging="360"/>
      </w:pPr>
    </w:lvl>
    <w:lvl w:ilvl="8">
      <w:start w:val="1"/>
      <w:numFmt w:val="lowerRoman"/>
      <w:lvlText w:val="%9."/>
      <w:lvlJc w:val="right"/>
      <w:pPr>
        <w:ind w:left="7185" w:hanging="180"/>
      </w:pPr>
    </w:lvl>
  </w:abstractNum>
  <w:abstractNum w:abstractNumId="5" w15:restartNumberingAfterBreak="0">
    <w:nsid w:val="73473899"/>
    <w:multiLevelType w:val="hybridMultilevel"/>
    <w:tmpl w:val="236E89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4098010">
    <w:abstractNumId w:val="4"/>
  </w:num>
  <w:num w:numId="2" w16cid:durableId="1506826685">
    <w:abstractNumId w:val="5"/>
  </w:num>
  <w:num w:numId="3" w16cid:durableId="1835605341">
    <w:abstractNumId w:val="2"/>
  </w:num>
  <w:num w:numId="4" w16cid:durableId="486557610">
    <w:abstractNumId w:val="0"/>
  </w:num>
  <w:num w:numId="5" w16cid:durableId="1757047224">
    <w:abstractNumId w:val="1"/>
  </w:num>
  <w:num w:numId="6" w16cid:durableId="184886762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erikhe Jeremy">
    <w15:presenceInfo w15:providerId="Windows Live" w15:userId="9058e547ad3ad8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9A2"/>
    <w:rsid w:val="00007142"/>
    <w:rsid w:val="000129B6"/>
    <w:rsid w:val="000228DD"/>
    <w:rsid w:val="00035E6A"/>
    <w:rsid w:val="000440E1"/>
    <w:rsid w:val="00052125"/>
    <w:rsid w:val="00055C70"/>
    <w:rsid w:val="0006114C"/>
    <w:rsid w:val="000628DA"/>
    <w:rsid w:val="00067265"/>
    <w:rsid w:val="000735E8"/>
    <w:rsid w:val="0008398C"/>
    <w:rsid w:val="00084C78"/>
    <w:rsid w:val="00087727"/>
    <w:rsid w:val="000953F3"/>
    <w:rsid w:val="00095680"/>
    <w:rsid w:val="000A4138"/>
    <w:rsid w:val="000C4136"/>
    <w:rsid w:val="000D0208"/>
    <w:rsid w:val="000D1F9A"/>
    <w:rsid w:val="000D5272"/>
    <w:rsid w:val="000D6C8F"/>
    <w:rsid w:val="000D6D14"/>
    <w:rsid w:val="000E4628"/>
    <w:rsid w:val="000E5610"/>
    <w:rsid w:val="000E78E5"/>
    <w:rsid w:val="000F1810"/>
    <w:rsid w:val="001034C9"/>
    <w:rsid w:val="00103D5F"/>
    <w:rsid w:val="00103E47"/>
    <w:rsid w:val="00104EE3"/>
    <w:rsid w:val="00132D24"/>
    <w:rsid w:val="001428BC"/>
    <w:rsid w:val="00145929"/>
    <w:rsid w:val="0015070E"/>
    <w:rsid w:val="00156BFD"/>
    <w:rsid w:val="00173113"/>
    <w:rsid w:val="0017482A"/>
    <w:rsid w:val="0017492F"/>
    <w:rsid w:val="001A2397"/>
    <w:rsid w:val="001A24B2"/>
    <w:rsid w:val="001C4A83"/>
    <w:rsid w:val="001C6EEC"/>
    <w:rsid w:val="001D7DBA"/>
    <w:rsid w:val="001E0994"/>
    <w:rsid w:val="001E33AE"/>
    <w:rsid w:val="001E7A65"/>
    <w:rsid w:val="001F4552"/>
    <w:rsid w:val="001F66E9"/>
    <w:rsid w:val="002065C6"/>
    <w:rsid w:val="0021013B"/>
    <w:rsid w:val="00232707"/>
    <w:rsid w:val="002337D6"/>
    <w:rsid w:val="00234BE4"/>
    <w:rsid w:val="00235499"/>
    <w:rsid w:val="00237D88"/>
    <w:rsid w:val="002411C2"/>
    <w:rsid w:val="0024174E"/>
    <w:rsid w:val="00243759"/>
    <w:rsid w:val="00246708"/>
    <w:rsid w:val="0025593D"/>
    <w:rsid w:val="00264F61"/>
    <w:rsid w:val="00273925"/>
    <w:rsid w:val="00274573"/>
    <w:rsid w:val="00277519"/>
    <w:rsid w:val="00277A22"/>
    <w:rsid w:val="00291611"/>
    <w:rsid w:val="00292DC2"/>
    <w:rsid w:val="00294C54"/>
    <w:rsid w:val="00294E64"/>
    <w:rsid w:val="0029797E"/>
    <w:rsid w:val="002A21B4"/>
    <w:rsid w:val="002A7213"/>
    <w:rsid w:val="002B3621"/>
    <w:rsid w:val="002B7A38"/>
    <w:rsid w:val="002C519C"/>
    <w:rsid w:val="002E0AE0"/>
    <w:rsid w:val="002E1882"/>
    <w:rsid w:val="002F19F3"/>
    <w:rsid w:val="002F4D46"/>
    <w:rsid w:val="003050FA"/>
    <w:rsid w:val="00316FEC"/>
    <w:rsid w:val="0032392D"/>
    <w:rsid w:val="0032403C"/>
    <w:rsid w:val="0034230E"/>
    <w:rsid w:val="0034241E"/>
    <w:rsid w:val="003454F8"/>
    <w:rsid w:val="00345669"/>
    <w:rsid w:val="00366BD6"/>
    <w:rsid w:val="00383511"/>
    <w:rsid w:val="003852F1"/>
    <w:rsid w:val="00396BA8"/>
    <w:rsid w:val="00397C8D"/>
    <w:rsid w:val="003A6871"/>
    <w:rsid w:val="003C0B0E"/>
    <w:rsid w:val="003C2DA3"/>
    <w:rsid w:val="003D31EC"/>
    <w:rsid w:val="003D3503"/>
    <w:rsid w:val="003D4A23"/>
    <w:rsid w:val="003E049E"/>
    <w:rsid w:val="003E30ED"/>
    <w:rsid w:val="003E4924"/>
    <w:rsid w:val="003F11D9"/>
    <w:rsid w:val="0041554E"/>
    <w:rsid w:val="00420AC6"/>
    <w:rsid w:val="00435491"/>
    <w:rsid w:val="00440E31"/>
    <w:rsid w:val="00450BE4"/>
    <w:rsid w:val="00460577"/>
    <w:rsid w:val="00463E23"/>
    <w:rsid w:val="00465775"/>
    <w:rsid w:val="0047279D"/>
    <w:rsid w:val="00480670"/>
    <w:rsid w:val="00482E3D"/>
    <w:rsid w:val="00490763"/>
    <w:rsid w:val="0049656E"/>
    <w:rsid w:val="004A1261"/>
    <w:rsid w:val="004B2981"/>
    <w:rsid w:val="004B4454"/>
    <w:rsid w:val="004C4D5B"/>
    <w:rsid w:val="004C5283"/>
    <w:rsid w:val="004C65CB"/>
    <w:rsid w:val="004D6132"/>
    <w:rsid w:val="004E02C4"/>
    <w:rsid w:val="004E5922"/>
    <w:rsid w:val="004F77C1"/>
    <w:rsid w:val="0050084E"/>
    <w:rsid w:val="0050404E"/>
    <w:rsid w:val="00505096"/>
    <w:rsid w:val="0050740E"/>
    <w:rsid w:val="00513215"/>
    <w:rsid w:val="00517230"/>
    <w:rsid w:val="00520618"/>
    <w:rsid w:val="00523093"/>
    <w:rsid w:val="005230C5"/>
    <w:rsid w:val="00524CCC"/>
    <w:rsid w:val="005357B9"/>
    <w:rsid w:val="00545EDF"/>
    <w:rsid w:val="0055282F"/>
    <w:rsid w:val="0056433C"/>
    <w:rsid w:val="00586317"/>
    <w:rsid w:val="00593A26"/>
    <w:rsid w:val="0059473E"/>
    <w:rsid w:val="00596892"/>
    <w:rsid w:val="005A5C67"/>
    <w:rsid w:val="005B2B42"/>
    <w:rsid w:val="005C19F6"/>
    <w:rsid w:val="005D0B90"/>
    <w:rsid w:val="005E0E36"/>
    <w:rsid w:val="005E1519"/>
    <w:rsid w:val="005E7299"/>
    <w:rsid w:val="005F43E1"/>
    <w:rsid w:val="005F53DB"/>
    <w:rsid w:val="005F5DDB"/>
    <w:rsid w:val="00600013"/>
    <w:rsid w:val="00601177"/>
    <w:rsid w:val="00602BB0"/>
    <w:rsid w:val="00616AE7"/>
    <w:rsid w:val="0062343B"/>
    <w:rsid w:val="0063206D"/>
    <w:rsid w:val="00633EC2"/>
    <w:rsid w:val="00644917"/>
    <w:rsid w:val="00655019"/>
    <w:rsid w:val="00655C75"/>
    <w:rsid w:val="00664453"/>
    <w:rsid w:val="00670EA6"/>
    <w:rsid w:val="00671B07"/>
    <w:rsid w:val="006759EE"/>
    <w:rsid w:val="006771B7"/>
    <w:rsid w:val="00681443"/>
    <w:rsid w:val="00681FBC"/>
    <w:rsid w:val="00682B54"/>
    <w:rsid w:val="006A7472"/>
    <w:rsid w:val="006B4461"/>
    <w:rsid w:val="006B568E"/>
    <w:rsid w:val="006B73F1"/>
    <w:rsid w:val="006C4FD3"/>
    <w:rsid w:val="006D1B0F"/>
    <w:rsid w:val="006D360B"/>
    <w:rsid w:val="006D3817"/>
    <w:rsid w:val="006E50C5"/>
    <w:rsid w:val="006E5668"/>
    <w:rsid w:val="006E5856"/>
    <w:rsid w:val="006F6FCB"/>
    <w:rsid w:val="00701F7B"/>
    <w:rsid w:val="0070382F"/>
    <w:rsid w:val="007209DE"/>
    <w:rsid w:val="00721010"/>
    <w:rsid w:val="007223D1"/>
    <w:rsid w:val="00724AC9"/>
    <w:rsid w:val="0072788F"/>
    <w:rsid w:val="007302B4"/>
    <w:rsid w:val="007332E1"/>
    <w:rsid w:val="0075052E"/>
    <w:rsid w:val="00761B0D"/>
    <w:rsid w:val="00765EA5"/>
    <w:rsid w:val="007739E8"/>
    <w:rsid w:val="00773BF4"/>
    <w:rsid w:val="00774FFB"/>
    <w:rsid w:val="007909D1"/>
    <w:rsid w:val="007954D5"/>
    <w:rsid w:val="00796970"/>
    <w:rsid w:val="007A6A11"/>
    <w:rsid w:val="007B01C5"/>
    <w:rsid w:val="007B19C2"/>
    <w:rsid w:val="007B39A2"/>
    <w:rsid w:val="007B7E2D"/>
    <w:rsid w:val="007C75D2"/>
    <w:rsid w:val="007C7BDE"/>
    <w:rsid w:val="007D1242"/>
    <w:rsid w:val="007D22E8"/>
    <w:rsid w:val="007D2A40"/>
    <w:rsid w:val="007D7345"/>
    <w:rsid w:val="007E7815"/>
    <w:rsid w:val="007F56AD"/>
    <w:rsid w:val="008030AE"/>
    <w:rsid w:val="008079CC"/>
    <w:rsid w:val="00810952"/>
    <w:rsid w:val="0081280D"/>
    <w:rsid w:val="008202B5"/>
    <w:rsid w:val="008205EE"/>
    <w:rsid w:val="00823A5E"/>
    <w:rsid w:val="00823D0E"/>
    <w:rsid w:val="0082463A"/>
    <w:rsid w:val="0082490C"/>
    <w:rsid w:val="0083237D"/>
    <w:rsid w:val="00834711"/>
    <w:rsid w:val="00835E16"/>
    <w:rsid w:val="00843E6E"/>
    <w:rsid w:val="008502B1"/>
    <w:rsid w:val="008515F3"/>
    <w:rsid w:val="0085244A"/>
    <w:rsid w:val="0085542D"/>
    <w:rsid w:val="008562F3"/>
    <w:rsid w:val="0086639B"/>
    <w:rsid w:val="008711DA"/>
    <w:rsid w:val="00872694"/>
    <w:rsid w:val="00884009"/>
    <w:rsid w:val="008878F7"/>
    <w:rsid w:val="00887B31"/>
    <w:rsid w:val="008923E9"/>
    <w:rsid w:val="008A20E7"/>
    <w:rsid w:val="008A426A"/>
    <w:rsid w:val="008B0240"/>
    <w:rsid w:val="008B28F4"/>
    <w:rsid w:val="008C04AA"/>
    <w:rsid w:val="008F5548"/>
    <w:rsid w:val="008F6153"/>
    <w:rsid w:val="00905569"/>
    <w:rsid w:val="00914F46"/>
    <w:rsid w:val="00920E14"/>
    <w:rsid w:val="0092665C"/>
    <w:rsid w:val="00931140"/>
    <w:rsid w:val="009322F8"/>
    <w:rsid w:val="00934070"/>
    <w:rsid w:val="00940E52"/>
    <w:rsid w:val="00940FAF"/>
    <w:rsid w:val="00945AA5"/>
    <w:rsid w:val="00950A97"/>
    <w:rsid w:val="00951978"/>
    <w:rsid w:val="009536A9"/>
    <w:rsid w:val="00957317"/>
    <w:rsid w:val="00957918"/>
    <w:rsid w:val="009630C0"/>
    <w:rsid w:val="00964157"/>
    <w:rsid w:val="00974F48"/>
    <w:rsid w:val="009815B7"/>
    <w:rsid w:val="00981EA5"/>
    <w:rsid w:val="009878E9"/>
    <w:rsid w:val="00993E2A"/>
    <w:rsid w:val="0099452E"/>
    <w:rsid w:val="00994CCA"/>
    <w:rsid w:val="009A3623"/>
    <w:rsid w:val="009B0AB7"/>
    <w:rsid w:val="009B1381"/>
    <w:rsid w:val="009B15B5"/>
    <w:rsid w:val="009C0479"/>
    <w:rsid w:val="009C3C9D"/>
    <w:rsid w:val="009C5588"/>
    <w:rsid w:val="009C5928"/>
    <w:rsid w:val="009C5DE5"/>
    <w:rsid w:val="009C69E2"/>
    <w:rsid w:val="009C6B55"/>
    <w:rsid w:val="009D47D7"/>
    <w:rsid w:val="009E4733"/>
    <w:rsid w:val="009F0A63"/>
    <w:rsid w:val="009F43D5"/>
    <w:rsid w:val="009F45F4"/>
    <w:rsid w:val="009F4629"/>
    <w:rsid w:val="009F5772"/>
    <w:rsid w:val="00A03759"/>
    <w:rsid w:val="00A0390C"/>
    <w:rsid w:val="00A05270"/>
    <w:rsid w:val="00A10EDD"/>
    <w:rsid w:val="00A21EB9"/>
    <w:rsid w:val="00A278F5"/>
    <w:rsid w:val="00A332CE"/>
    <w:rsid w:val="00A34614"/>
    <w:rsid w:val="00A34FA8"/>
    <w:rsid w:val="00A360CC"/>
    <w:rsid w:val="00A37EE2"/>
    <w:rsid w:val="00A417D1"/>
    <w:rsid w:val="00A42263"/>
    <w:rsid w:val="00A454FF"/>
    <w:rsid w:val="00A56765"/>
    <w:rsid w:val="00A56F9F"/>
    <w:rsid w:val="00A61035"/>
    <w:rsid w:val="00A61382"/>
    <w:rsid w:val="00A63C7C"/>
    <w:rsid w:val="00A66C2D"/>
    <w:rsid w:val="00A670C9"/>
    <w:rsid w:val="00A67A3F"/>
    <w:rsid w:val="00A67AFD"/>
    <w:rsid w:val="00A707E2"/>
    <w:rsid w:val="00A73536"/>
    <w:rsid w:val="00A77491"/>
    <w:rsid w:val="00A83B2C"/>
    <w:rsid w:val="00A858AD"/>
    <w:rsid w:val="00A9081E"/>
    <w:rsid w:val="00A925FC"/>
    <w:rsid w:val="00A94BCE"/>
    <w:rsid w:val="00AA6658"/>
    <w:rsid w:val="00AB3764"/>
    <w:rsid w:val="00AB5515"/>
    <w:rsid w:val="00AC45C9"/>
    <w:rsid w:val="00AC6277"/>
    <w:rsid w:val="00AD3DB0"/>
    <w:rsid w:val="00AF36BA"/>
    <w:rsid w:val="00B05723"/>
    <w:rsid w:val="00B1172F"/>
    <w:rsid w:val="00B1752A"/>
    <w:rsid w:val="00B22606"/>
    <w:rsid w:val="00B40F6D"/>
    <w:rsid w:val="00B42EE8"/>
    <w:rsid w:val="00B43AB6"/>
    <w:rsid w:val="00B44DD9"/>
    <w:rsid w:val="00B45487"/>
    <w:rsid w:val="00B664A1"/>
    <w:rsid w:val="00B67308"/>
    <w:rsid w:val="00B70F01"/>
    <w:rsid w:val="00B71184"/>
    <w:rsid w:val="00B82045"/>
    <w:rsid w:val="00B8260D"/>
    <w:rsid w:val="00B9672A"/>
    <w:rsid w:val="00BA33D0"/>
    <w:rsid w:val="00BA505C"/>
    <w:rsid w:val="00BA78E7"/>
    <w:rsid w:val="00BB2EC4"/>
    <w:rsid w:val="00BB3D5F"/>
    <w:rsid w:val="00BB6E27"/>
    <w:rsid w:val="00BC2354"/>
    <w:rsid w:val="00BC490C"/>
    <w:rsid w:val="00BD0C39"/>
    <w:rsid w:val="00BD1AB4"/>
    <w:rsid w:val="00BD51B6"/>
    <w:rsid w:val="00BE273E"/>
    <w:rsid w:val="00BE2A1D"/>
    <w:rsid w:val="00C04186"/>
    <w:rsid w:val="00C11D51"/>
    <w:rsid w:val="00C1406D"/>
    <w:rsid w:val="00C30251"/>
    <w:rsid w:val="00C3232E"/>
    <w:rsid w:val="00C336DB"/>
    <w:rsid w:val="00C421E8"/>
    <w:rsid w:val="00C53A7C"/>
    <w:rsid w:val="00C541F5"/>
    <w:rsid w:val="00C572A8"/>
    <w:rsid w:val="00C614B6"/>
    <w:rsid w:val="00C63DE3"/>
    <w:rsid w:val="00C67699"/>
    <w:rsid w:val="00C70872"/>
    <w:rsid w:val="00C75D35"/>
    <w:rsid w:val="00C80615"/>
    <w:rsid w:val="00C91560"/>
    <w:rsid w:val="00C93A6D"/>
    <w:rsid w:val="00C95319"/>
    <w:rsid w:val="00CA0BEF"/>
    <w:rsid w:val="00CA5C06"/>
    <w:rsid w:val="00CB0B45"/>
    <w:rsid w:val="00CC251D"/>
    <w:rsid w:val="00CC26CF"/>
    <w:rsid w:val="00CD2187"/>
    <w:rsid w:val="00CD3222"/>
    <w:rsid w:val="00CD4A7B"/>
    <w:rsid w:val="00CD60F5"/>
    <w:rsid w:val="00CD7111"/>
    <w:rsid w:val="00CD7F16"/>
    <w:rsid w:val="00CE0C51"/>
    <w:rsid w:val="00CE0E28"/>
    <w:rsid w:val="00CF15BC"/>
    <w:rsid w:val="00CF476B"/>
    <w:rsid w:val="00D056DC"/>
    <w:rsid w:val="00D14F0B"/>
    <w:rsid w:val="00D16106"/>
    <w:rsid w:val="00D166AA"/>
    <w:rsid w:val="00D303DA"/>
    <w:rsid w:val="00D331C0"/>
    <w:rsid w:val="00D416FE"/>
    <w:rsid w:val="00D42400"/>
    <w:rsid w:val="00D43F66"/>
    <w:rsid w:val="00D44934"/>
    <w:rsid w:val="00D50DDA"/>
    <w:rsid w:val="00D57410"/>
    <w:rsid w:val="00D60812"/>
    <w:rsid w:val="00D663F3"/>
    <w:rsid w:val="00D772CA"/>
    <w:rsid w:val="00D83D13"/>
    <w:rsid w:val="00D8543B"/>
    <w:rsid w:val="00D90E25"/>
    <w:rsid w:val="00D96109"/>
    <w:rsid w:val="00DA0DD0"/>
    <w:rsid w:val="00DA23B3"/>
    <w:rsid w:val="00DA5DA4"/>
    <w:rsid w:val="00DB2F74"/>
    <w:rsid w:val="00DC1F50"/>
    <w:rsid w:val="00DD3157"/>
    <w:rsid w:val="00DD7B53"/>
    <w:rsid w:val="00DE5123"/>
    <w:rsid w:val="00DE61FF"/>
    <w:rsid w:val="00E0149A"/>
    <w:rsid w:val="00E052AD"/>
    <w:rsid w:val="00E062CF"/>
    <w:rsid w:val="00E07443"/>
    <w:rsid w:val="00E12FE4"/>
    <w:rsid w:val="00E13184"/>
    <w:rsid w:val="00E16A7A"/>
    <w:rsid w:val="00E2192B"/>
    <w:rsid w:val="00E21FC4"/>
    <w:rsid w:val="00E23782"/>
    <w:rsid w:val="00E32DDC"/>
    <w:rsid w:val="00E42886"/>
    <w:rsid w:val="00E456EC"/>
    <w:rsid w:val="00E52CD4"/>
    <w:rsid w:val="00E53061"/>
    <w:rsid w:val="00E570E3"/>
    <w:rsid w:val="00E57911"/>
    <w:rsid w:val="00E62D86"/>
    <w:rsid w:val="00E74D5F"/>
    <w:rsid w:val="00E82848"/>
    <w:rsid w:val="00E845DC"/>
    <w:rsid w:val="00E862B4"/>
    <w:rsid w:val="00E93F72"/>
    <w:rsid w:val="00E97943"/>
    <w:rsid w:val="00EA0DB9"/>
    <w:rsid w:val="00EA4BEB"/>
    <w:rsid w:val="00EA5C7F"/>
    <w:rsid w:val="00EB3D72"/>
    <w:rsid w:val="00EB78A6"/>
    <w:rsid w:val="00EC0E33"/>
    <w:rsid w:val="00EC2064"/>
    <w:rsid w:val="00EC6C5F"/>
    <w:rsid w:val="00EC6ED5"/>
    <w:rsid w:val="00EC777E"/>
    <w:rsid w:val="00EE3317"/>
    <w:rsid w:val="00EF6AC9"/>
    <w:rsid w:val="00F020CD"/>
    <w:rsid w:val="00F1268E"/>
    <w:rsid w:val="00F207E3"/>
    <w:rsid w:val="00F212CA"/>
    <w:rsid w:val="00F21D7A"/>
    <w:rsid w:val="00F2255B"/>
    <w:rsid w:val="00F2678A"/>
    <w:rsid w:val="00F27213"/>
    <w:rsid w:val="00F37B37"/>
    <w:rsid w:val="00F44DF2"/>
    <w:rsid w:val="00F4573C"/>
    <w:rsid w:val="00F5301A"/>
    <w:rsid w:val="00F62D35"/>
    <w:rsid w:val="00F64C01"/>
    <w:rsid w:val="00F67A30"/>
    <w:rsid w:val="00F70EEA"/>
    <w:rsid w:val="00F71A6A"/>
    <w:rsid w:val="00F92FB4"/>
    <w:rsid w:val="00F955DF"/>
    <w:rsid w:val="00FB532B"/>
    <w:rsid w:val="00FB6490"/>
    <w:rsid w:val="00FC3264"/>
    <w:rsid w:val="00FC3AF0"/>
    <w:rsid w:val="00FC3F61"/>
    <w:rsid w:val="00FC4587"/>
    <w:rsid w:val="00FC6D30"/>
    <w:rsid w:val="00FD0975"/>
    <w:rsid w:val="00FD2727"/>
    <w:rsid w:val="00FD402A"/>
    <w:rsid w:val="00FF1AE1"/>
    <w:rsid w:val="00FF406F"/>
    <w:rsid w:val="00FF4F99"/>
    <w:rsid w:val="00FF5260"/>
    <w:rsid w:val="00FF666A"/>
    <w:rsid w:val="00FF7B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0CB1"/>
  <w15:chartTrackingRefBased/>
  <w15:docId w15:val="{292D3F3F-F9D9-4028-8135-352C4E6BC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23093"/>
    <w:pPr>
      <w:spacing w:after="200" w:line="276" w:lineRule="auto"/>
    </w:pPr>
    <w:rPr>
      <w:rFonts w:ascii="Calibri" w:eastAsia="Calibri" w:hAnsi="Calibri" w:cs="Calibri"/>
    </w:rPr>
  </w:style>
  <w:style w:type="paragraph" w:styleId="Heading1">
    <w:name w:val="heading 1"/>
    <w:basedOn w:val="Title"/>
    <w:next w:val="Normal"/>
    <w:link w:val="Heading1Char"/>
    <w:autoRedefine/>
    <w:qFormat/>
    <w:rsid w:val="0034241E"/>
    <w:pPr>
      <w:keepNext/>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link w:val="Heading2Char"/>
    <w:rsid w:val="00EE3317"/>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link w:val="Heading3Char"/>
    <w:rsid w:val="00EE3317"/>
    <w:pPr>
      <w:keepNext/>
      <w:keepLines/>
      <w:spacing w:before="200" w:after="0"/>
      <w:outlineLvl w:val="2"/>
    </w:pPr>
    <w:rPr>
      <w:rFonts w:ascii="Cambria" w:eastAsia="Cambria" w:hAnsi="Cambria" w:cs="Cambria"/>
      <w:b/>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241E"/>
    <w:rPr>
      <w:rFonts w:ascii="Times New Roman" w:eastAsia="Times New Roman" w:hAnsi="Times New Roman" w:cs="Times New Roman"/>
      <w:b/>
      <w:color w:val="000000"/>
      <w:spacing w:val="-10"/>
      <w:kern w:val="28"/>
      <w:sz w:val="28"/>
      <w:szCs w:val="28"/>
    </w:rPr>
  </w:style>
  <w:style w:type="character" w:customStyle="1" w:styleId="Heading2Char">
    <w:name w:val="Heading 2 Char"/>
    <w:basedOn w:val="DefaultParagraphFont"/>
    <w:link w:val="Heading2"/>
    <w:rsid w:val="00EE3317"/>
    <w:rPr>
      <w:rFonts w:ascii="Cambria" w:eastAsia="Cambria" w:hAnsi="Cambria" w:cs="Cambria"/>
      <w:b/>
      <w:color w:val="4F81BD"/>
      <w:sz w:val="26"/>
      <w:szCs w:val="26"/>
    </w:rPr>
  </w:style>
  <w:style w:type="character" w:customStyle="1" w:styleId="Heading3Char">
    <w:name w:val="Heading 3 Char"/>
    <w:basedOn w:val="DefaultParagraphFont"/>
    <w:link w:val="Heading3"/>
    <w:rsid w:val="00EE3317"/>
    <w:rPr>
      <w:rFonts w:ascii="Cambria" w:eastAsia="Cambria" w:hAnsi="Cambria" w:cs="Cambria"/>
      <w:b/>
      <w:color w:val="4F81BD"/>
    </w:rPr>
  </w:style>
  <w:style w:type="paragraph" w:styleId="NormalWeb">
    <w:name w:val="Normal (Web)"/>
    <w:basedOn w:val="Normal"/>
    <w:uiPriority w:val="99"/>
    <w:unhideWhenUsed/>
    <w:rsid w:val="00EE331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E3317"/>
    <w:rPr>
      <w:i/>
      <w:iCs/>
    </w:rPr>
  </w:style>
  <w:style w:type="paragraph" w:styleId="Header">
    <w:name w:val="header"/>
    <w:basedOn w:val="Normal"/>
    <w:link w:val="HeaderChar"/>
    <w:uiPriority w:val="99"/>
    <w:unhideWhenUsed/>
    <w:rsid w:val="005B2B42"/>
    <w:pPr>
      <w:tabs>
        <w:tab w:val="center" w:pos="4513"/>
        <w:tab w:val="right" w:pos="9026"/>
      </w:tabs>
      <w:spacing w:after="0" w:line="240" w:lineRule="auto"/>
    </w:pPr>
  </w:style>
  <w:style w:type="paragraph" w:styleId="Title">
    <w:name w:val="Title"/>
    <w:basedOn w:val="Normal"/>
    <w:next w:val="Normal"/>
    <w:link w:val="TitleChar"/>
    <w:uiPriority w:val="10"/>
    <w:qFormat/>
    <w:rsid w:val="002417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74E"/>
    <w:rPr>
      <w:rFonts w:asciiTheme="majorHAnsi" w:eastAsiaTheme="majorEastAsia" w:hAnsiTheme="majorHAnsi" w:cstheme="majorBidi"/>
      <w:spacing w:val="-10"/>
      <w:kern w:val="28"/>
      <w:sz w:val="56"/>
      <w:szCs w:val="56"/>
    </w:rPr>
  </w:style>
  <w:style w:type="character" w:customStyle="1" w:styleId="HeaderChar">
    <w:name w:val="Header Char"/>
    <w:basedOn w:val="DefaultParagraphFont"/>
    <w:link w:val="Header"/>
    <w:uiPriority w:val="99"/>
    <w:rsid w:val="005B2B42"/>
    <w:rPr>
      <w:rFonts w:ascii="Calibri" w:eastAsia="Calibri" w:hAnsi="Calibri" w:cs="Calibri"/>
    </w:rPr>
  </w:style>
  <w:style w:type="paragraph" w:styleId="Footer">
    <w:name w:val="footer"/>
    <w:basedOn w:val="Normal"/>
    <w:link w:val="FooterChar"/>
    <w:uiPriority w:val="99"/>
    <w:unhideWhenUsed/>
    <w:rsid w:val="005B2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B42"/>
    <w:rPr>
      <w:rFonts w:ascii="Calibri" w:eastAsia="Calibri" w:hAnsi="Calibri" w:cs="Calibri"/>
    </w:rPr>
  </w:style>
  <w:style w:type="paragraph" w:styleId="TOCHeading">
    <w:name w:val="TOC Heading"/>
    <w:basedOn w:val="Heading1"/>
    <w:next w:val="Normal"/>
    <w:uiPriority w:val="39"/>
    <w:unhideWhenUsed/>
    <w:qFormat/>
    <w:rsid w:val="0008398C"/>
    <w:pPr>
      <w:keepLines/>
      <w:spacing w:before="240" w:line="259" w:lineRule="auto"/>
      <w:contextualSpacing w:val="0"/>
      <w:jc w:val="left"/>
      <w:outlineLvl w:val="9"/>
    </w:pPr>
    <w:rPr>
      <w:rFonts w:asciiTheme="majorHAnsi" w:eastAsiaTheme="majorEastAsia" w:hAnsiTheme="majorHAnsi" w:cstheme="majorBidi"/>
      <w:b w:val="0"/>
      <w:color w:val="2E74B5" w:themeColor="accent1" w:themeShade="BF"/>
      <w:spacing w:val="0"/>
      <w:kern w:val="0"/>
      <w:sz w:val="32"/>
      <w:szCs w:val="32"/>
      <w:lang w:val="en-US"/>
    </w:rPr>
  </w:style>
  <w:style w:type="paragraph" w:styleId="TOC1">
    <w:name w:val="toc 1"/>
    <w:basedOn w:val="Normal"/>
    <w:next w:val="Normal"/>
    <w:autoRedefine/>
    <w:uiPriority w:val="39"/>
    <w:unhideWhenUsed/>
    <w:rsid w:val="0008398C"/>
    <w:pPr>
      <w:spacing w:after="100"/>
    </w:pPr>
  </w:style>
  <w:style w:type="paragraph" w:styleId="TOC2">
    <w:name w:val="toc 2"/>
    <w:basedOn w:val="Normal"/>
    <w:next w:val="Normal"/>
    <w:autoRedefine/>
    <w:uiPriority w:val="39"/>
    <w:unhideWhenUsed/>
    <w:rsid w:val="0008398C"/>
    <w:pPr>
      <w:spacing w:after="100"/>
      <w:ind w:left="220"/>
    </w:pPr>
  </w:style>
  <w:style w:type="paragraph" w:styleId="TOC3">
    <w:name w:val="toc 3"/>
    <w:basedOn w:val="Normal"/>
    <w:next w:val="Normal"/>
    <w:autoRedefine/>
    <w:uiPriority w:val="39"/>
    <w:unhideWhenUsed/>
    <w:rsid w:val="0008398C"/>
    <w:pPr>
      <w:spacing w:after="100"/>
      <w:ind w:left="440"/>
    </w:pPr>
  </w:style>
  <w:style w:type="character" w:styleId="Hyperlink">
    <w:name w:val="Hyperlink"/>
    <w:basedOn w:val="DefaultParagraphFont"/>
    <w:uiPriority w:val="99"/>
    <w:unhideWhenUsed/>
    <w:rsid w:val="0008398C"/>
    <w:rPr>
      <w:color w:val="0563C1" w:themeColor="hyperlink"/>
      <w:u w:val="single"/>
    </w:rPr>
  </w:style>
  <w:style w:type="paragraph" w:styleId="Caption">
    <w:name w:val="caption"/>
    <w:basedOn w:val="Normal"/>
    <w:next w:val="Normal"/>
    <w:uiPriority w:val="35"/>
    <w:unhideWhenUsed/>
    <w:qFormat/>
    <w:rsid w:val="00F2255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64F61"/>
    <w:pPr>
      <w:spacing w:after="0"/>
    </w:pPr>
  </w:style>
  <w:style w:type="paragraph" w:styleId="ListParagraph">
    <w:name w:val="List Paragraph"/>
    <w:basedOn w:val="Normal"/>
    <w:uiPriority w:val="34"/>
    <w:qFormat/>
    <w:rsid w:val="00E845DC"/>
    <w:pPr>
      <w:ind w:left="720"/>
      <w:contextualSpacing/>
    </w:pPr>
  </w:style>
  <w:style w:type="paragraph" w:customStyle="1" w:styleId="ImageandTableCaptions">
    <w:name w:val="Image and Table Captions"/>
    <w:basedOn w:val="Normal"/>
    <w:link w:val="ImageandTableCaptionsChar"/>
    <w:autoRedefine/>
    <w:qFormat/>
    <w:rsid w:val="0021013B"/>
    <w:pPr>
      <w:keepNext/>
    </w:pPr>
    <w:rPr>
      <w:rFonts w:ascii="Times New Roman" w:hAnsi="Times New Roman"/>
      <w:noProof/>
      <w:sz w:val="24"/>
    </w:rPr>
  </w:style>
  <w:style w:type="character" w:customStyle="1" w:styleId="ImageandTableCaptionsChar">
    <w:name w:val="Image and Table Captions Char"/>
    <w:basedOn w:val="DefaultParagraphFont"/>
    <w:link w:val="ImageandTableCaptions"/>
    <w:rsid w:val="0021013B"/>
    <w:rPr>
      <w:rFonts w:ascii="Times New Roman" w:eastAsia="Calibri" w:hAnsi="Times New Roman" w:cs="Calibri"/>
      <w:noProof/>
      <w:sz w:val="24"/>
    </w:rPr>
  </w:style>
  <w:style w:type="character" w:styleId="UnresolvedMention">
    <w:name w:val="Unresolved Mention"/>
    <w:basedOn w:val="DefaultParagraphFont"/>
    <w:uiPriority w:val="99"/>
    <w:semiHidden/>
    <w:unhideWhenUsed/>
    <w:rsid w:val="00524CCC"/>
    <w:rPr>
      <w:color w:val="605E5C"/>
      <w:shd w:val="clear" w:color="auto" w:fill="E1DFDD"/>
    </w:rPr>
  </w:style>
  <w:style w:type="table" w:styleId="TableGrid">
    <w:name w:val="Table Grid"/>
    <w:basedOn w:val="TableNormal"/>
    <w:uiPriority w:val="39"/>
    <w:rsid w:val="00A66C2D"/>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878E9"/>
    <w:pPr>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8800">
      <w:bodyDiv w:val="1"/>
      <w:marLeft w:val="0"/>
      <w:marRight w:val="0"/>
      <w:marTop w:val="0"/>
      <w:marBottom w:val="0"/>
      <w:divBdr>
        <w:top w:val="none" w:sz="0" w:space="0" w:color="auto"/>
        <w:left w:val="none" w:sz="0" w:space="0" w:color="auto"/>
        <w:bottom w:val="none" w:sz="0" w:space="0" w:color="auto"/>
        <w:right w:val="none" w:sz="0" w:space="0" w:color="auto"/>
      </w:divBdr>
    </w:div>
    <w:div w:id="141700028">
      <w:bodyDiv w:val="1"/>
      <w:marLeft w:val="0"/>
      <w:marRight w:val="0"/>
      <w:marTop w:val="0"/>
      <w:marBottom w:val="0"/>
      <w:divBdr>
        <w:top w:val="none" w:sz="0" w:space="0" w:color="auto"/>
        <w:left w:val="none" w:sz="0" w:space="0" w:color="auto"/>
        <w:bottom w:val="none" w:sz="0" w:space="0" w:color="auto"/>
        <w:right w:val="none" w:sz="0" w:space="0" w:color="auto"/>
      </w:divBdr>
    </w:div>
    <w:div w:id="151069060">
      <w:bodyDiv w:val="1"/>
      <w:marLeft w:val="0"/>
      <w:marRight w:val="0"/>
      <w:marTop w:val="0"/>
      <w:marBottom w:val="0"/>
      <w:divBdr>
        <w:top w:val="none" w:sz="0" w:space="0" w:color="auto"/>
        <w:left w:val="none" w:sz="0" w:space="0" w:color="auto"/>
        <w:bottom w:val="none" w:sz="0" w:space="0" w:color="auto"/>
        <w:right w:val="none" w:sz="0" w:space="0" w:color="auto"/>
      </w:divBdr>
    </w:div>
    <w:div w:id="172304919">
      <w:bodyDiv w:val="1"/>
      <w:marLeft w:val="0"/>
      <w:marRight w:val="0"/>
      <w:marTop w:val="0"/>
      <w:marBottom w:val="0"/>
      <w:divBdr>
        <w:top w:val="none" w:sz="0" w:space="0" w:color="auto"/>
        <w:left w:val="none" w:sz="0" w:space="0" w:color="auto"/>
        <w:bottom w:val="none" w:sz="0" w:space="0" w:color="auto"/>
        <w:right w:val="none" w:sz="0" w:space="0" w:color="auto"/>
      </w:divBdr>
    </w:div>
    <w:div w:id="182091191">
      <w:bodyDiv w:val="1"/>
      <w:marLeft w:val="0"/>
      <w:marRight w:val="0"/>
      <w:marTop w:val="0"/>
      <w:marBottom w:val="0"/>
      <w:divBdr>
        <w:top w:val="none" w:sz="0" w:space="0" w:color="auto"/>
        <w:left w:val="none" w:sz="0" w:space="0" w:color="auto"/>
        <w:bottom w:val="none" w:sz="0" w:space="0" w:color="auto"/>
        <w:right w:val="none" w:sz="0" w:space="0" w:color="auto"/>
      </w:divBdr>
    </w:div>
    <w:div w:id="224990704">
      <w:bodyDiv w:val="1"/>
      <w:marLeft w:val="0"/>
      <w:marRight w:val="0"/>
      <w:marTop w:val="0"/>
      <w:marBottom w:val="0"/>
      <w:divBdr>
        <w:top w:val="none" w:sz="0" w:space="0" w:color="auto"/>
        <w:left w:val="none" w:sz="0" w:space="0" w:color="auto"/>
        <w:bottom w:val="none" w:sz="0" w:space="0" w:color="auto"/>
        <w:right w:val="none" w:sz="0" w:space="0" w:color="auto"/>
      </w:divBdr>
    </w:div>
    <w:div w:id="227545704">
      <w:bodyDiv w:val="1"/>
      <w:marLeft w:val="0"/>
      <w:marRight w:val="0"/>
      <w:marTop w:val="0"/>
      <w:marBottom w:val="0"/>
      <w:divBdr>
        <w:top w:val="none" w:sz="0" w:space="0" w:color="auto"/>
        <w:left w:val="none" w:sz="0" w:space="0" w:color="auto"/>
        <w:bottom w:val="none" w:sz="0" w:space="0" w:color="auto"/>
        <w:right w:val="none" w:sz="0" w:space="0" w:color="auto"/>
      </w:divBdr>
    </w:div>
    <w:div w:id="276984842">
      <w:bodyDiv w:val="1"/>
      <w:marLeft w:val="0"/>
      <w:marRight w:val="0"/>
      <w:marTop w:val="0"/>
      <w:marBottom w:val="0"/>
      <w:divBdr>
        <w:top w:val="none" w:sz="0" w:space="0" w:color="auto"/>
        <w:left w:val="none" w:sz="0" w:space="0" w:color="auto"/>
        <w:bottom w:val="none" w:sz="0" w:space="0" w:color="auto"/>
        <w:right w:val="none" w:sz="0" w:space="0" w:color="auto"/>
      </w:divBdr>
    </w:div>
    <w:div w:id="293145646">
      <w:bodyDiv w:val="1"/>
      <w:marLeft w:val="0"/>
      <w:marRight w:val="0"/>
      <w:marTop w:val="0"/>
      <w:marBottom w:val="0"/>
      <w:divBdr>
        <w:top w:val="none" w:sz="0" w:space="0" w:color="auto"/>
        <w:left w:val="none" w:sz="0" w:space="0" w:color="auto"/>
        <w:bottom w:val="none" w:sz="0" w:space="0" w:color="auto"/>
        <w:right w:val="none" w:sz="0" w:space="0" w:color="auto"/>
      </w:divBdr>
    </w:div>
    <w:div w:id="298611231">
      <w:bodyDiv w:val="1"/>
      <w:marLeft w:val="0"/>
      <w:marRight w:val="0"/>
      <w:marTop w:val="0"/>
      <w:marBottom w:val="0"/>
      <w:divBdr>
        <w:top w:val="none" w:sz="0" w:space="0" w:color="auto"/>
        <w:left w:val="none" w:sz="0" w:space="0" w:color="auto"/>
        <w:bottom w:val="none" w:sz="0" w:space="0" w:color="auto"/>
        <w:right w:val="none" w:sz="0" w:space="0" w:color="auto"/>
      </w:divBdr>
    </w:div>
    <w:div w:id="323700071">
      <w:bodyDiv w:val="1"/>
      <w:marLeft w:val="0"/>
      <w:marRight w:val="0"/>
      <w:marTop w:val="0"/>
      <w:marBottom w:val="0"/>
      <w:divBdr>
        <w:top w:val="none" w:sz="0" w:space="0" w:color="auto"/>
        <w:left w:val="none" w:sz="0" w:space="0" w:color="auto"/>
        <w:bottom w:val="none" w:sz="0" w:space="0" w:color="auto"/>
        <w:right w:val="none" w:sz="0" w:space="0" w:color="auto"/>
      </w:divBdr>
    </w:div>
    <w:div w:id="338124760">
      <w:bodyDiv w:val="1"/>
      <w:marLeft w:val="0"/>
      <w:marRight w:val="0"/>
      <w:marTop w:val="0"/>
      <w:marBottom w:val="0"/>
      <w:divBdr>
        <w:top w:val="none" w:sz="0" w:space="0" w:color="auto"/>
        <w:left w:val="none" w:sz="0" w:space="0" w:color="auto"/>
        <w:bottom w:val="none" w:sz="0" w:space="0" w:color="auto"/>
        <w:right w:val="none" w:sz="0" w:space="0" w:color="auto"/>
      </w:divBdr>
    </w:div>
    <w:div w:id="382101146">
      <w:bodyDiv w:val="1"/>
      <w:marLeft w:val="0"/>
      <w:marRight w:val="0"/>
      <w:marTop w:val="0"/>
      <w:marBottom w:val="0"/>
      <w:divBdr>
        <w:top w:val="none" w:sz="0" w:space="0" w:color="auto"/>
        <w:left w:val="none" w:sz="0" w:space="0" w:color="auto"/>
        <w:bottom w:val="none" w:sz="0" w:space="0" w:color="auto"/>
        <w:right w:val="none" w:sz="0" w:space="0" w:color="auto"/>
      </w:divBdr>
    </w:div>
    <w:div w:id="384910866">
      <w:bodyDiv w:val="1"/>
      <w:marLeft w:val="0"/>
      <w:marRight w:val="0"/>
      <w:marTop w:val="0"/>
      <w:marBottom w:val="0"/>
      <w:divBdr>
        <w:top w:val="none" w:sz="0" w:space="0" w:color="auto"/>
        <w:left w:val="none" w:sz="0" w:space="0" w:color="auto"/>
        <w:bottom w:val="none" w:sz="0" w:space="0" w:color="auto"/>
        <w:right w:val="none" w:sz="0" w:space="0" w:color="auto"/>
      </w:divBdr>
    </w:div>
    <w:div w:id="487672148">
      <w:bodyDiv w:val="1"/>
      <w:marLeft w:val="0"/>
      <w:marRight w:val="0"/>
      <w:marTop w:val="0"/>
      <w:marBottom w:val="0"/>
      <w:divBdr>
        <w:top w:val="none" w:sz="0" w:space="0" w:color="auto"/>
        <w:left w:val="none" w:sz="0" w:space="0" w:color="auto"/>
        <w:bottom w:val="none" w:sz="0" w:space="0" w:color="auto"/>
        <w:right w:val="none" w:sz="0" w:space="0" w:color="auto"/>
      </w:divBdr>
    </w:div>
    <w:div w:id="514462657">
      <w:bodyDiv w:val="1"/>
      <w:marLeft w:val="0"/>
      <w:marRight w:val="0"/>
      <w:marTop w:val="0"/>
      <w:marBottom w:val="0"/>
      <w:divBdr>
        <w:top w:val="none" w:sz="0" w:space="0" w:color="auto"/>
        <w:left w:val="none" w:sz="0" w:space="0" w:color="auto"/>
        <w:bottom w:val="none" w:sz="0" w:space="0" w:color="auto"/>
        <w:right w:val="none" w:sz="0" w:space="0" w:color="auto"/>
      </w:divBdr>
    </w:div>
    <w:div w:id="591856239">
      <w:bodyDiv w:val="1"/>
      <w:marLeft w:val="0"/>
      <w:marRight w:val="0"/>
      <w:marTop w:val="0"/>
      <w:marBottom w:val="0"/>
      <w:divBdr>
        <w:top w:val="none" w:sz="0" w:space="0" w:color="auto"/>
        <w:left w:val="none" w:sz="0" w:space="0" w:color="auto"/>
        <w:bottom w:val="none" w:sz="0" w:space="0" w:color="auto"/>
        <w:right w:val="none" w:sz="0" w:space="0" w:color="auto"/>
      </w:divBdr>
    </w:div>
    <w:div w:id="592669411">
      <w:bodyDiv w:val="1"/>
      <w:marLeft w:val="0"/>
      <w:marRight w:val="0"/>
      <w:marTop w:val="0"/>
      <w:marBottom w:val="0"/>
      <w:divBdr>
        <w:top w:val="none" w:sz="0" w:space="0" w:color="auto"/>
        <w:left w:val="none" w:sz="0" w:space="0" w:color="auto"/>
        <w:bottom w:val="none" w:sz="0" w:space="0" w:color="auto"/>
        <w:right w:val="none" w:sz="0" w:space="0" w:color="auto"/>
      </w:divBdr>
    </w:div>
    <w:div w:id="621493973">
      <w:bodyDiv w:val="1"/>
      <w:marLeft w:val="0"/>
      <w:marRight w:val="0"/>
      <w:marTop w:val="0"/>
      <w:marBottom w:val="0"/>
      <w:divBdr>
        <w:top w:val="none" w:sz="0" w:space="0" w:color="auto"/>
        <w:left w:val="none" w:sz="0" w:space="0" w:color="auto"/>
        <w:bottom w:val="none" w:sz="0" w:space="0" w:color="auto"/>
        <w:right w:val="none" w:sz="0" w:space="0" w:color="auto"/>
      </w:divBdr>
    </w:div>
    <w:div w:id="633028861">
      <w:bodyDiv w:val="1"/>
      <w:marLeft w:val="0"/>
      <w:marRight w:val="0"/>
      <w:marTop w:val="0"/>
      <w:marBottom w:val="0"/>
      <w:divBdr>
        <w:top w:val="none" w:sz="0" w:space="0" w:color="auto"/>
        <w:left w:val="none" w:sz="0" w:space="0" w:color="auto"/>
        <w:bottom w:val="none" w:sz="0" w:space="0" w:color="auto"/>
        <w:right w:val="none" w:sz="0" w:space="0" w:color="auto"/>
      </w:divBdr>
    </w:div>
    <w:div w:id="640766477">
      <w:bodyDiv w:val="1"/>
      <w:marLeft w:val="0"/>
      <w:marRight w:val="0"/>
      <w:marTop w:val="0"/>
      <w:marBottom w:val="0"/>
      <w:divBdr>
        <w:top w:val="none" w:sz="0" w:space="0" w:color="auto"/>
        <w:left w:val="none" w:sz="0" w:space="0" w:color="auto"/>
        <w:bottom w:val="none" w:sz="0" w:space="0" w:color="auto"/>
        <w:right w:val="none" w:sz="0" w:space="0" w:color="auto"/>
      </w:divBdr>
    </w:div>
    <w:div w:id="690961495">
      <w:bodyDiv w:val="1"/>
      <w:marLeft w:val="0"/>
      <w:marRight w:val="0"/>
      <w:marTop w:val="0"/>
      <w:marBottom w:val="0"/>
      <w:divBdr>
        <w:top w:val="none" w:sz="0" w:space="0" w:color="auto"/>
        <w:left w:val="none" w:sz="0" w:space="0" w:color="auto"/>
        <w:bottom w:val="none" w:sz="0" w:space="0" w:color="auto"/>
        <w:right w:val="none" w:sz="0" w:space="0" w:color="auto"/>
      </w:divBdr>
    </w:div>
    <w:div w:id="703553098">
      <w:bodyDiv w:val="1"/>
      <w:marLeft w:val="0"/>
      <w:marRight w:val="0"/>
      <w:marTop w:val="0"/>
      <w:marBottom w:val="0"/>
      <w:divBdr>
        <w:top w:val="none" w:sz="0" w:space="0" w:color="auto"/>
        <w:left w:val="none" w:sz="0" w:space="0" w:color="auto"/>
        <w:bottom w:val="none" w:sz="0" w:space="0" w:color="auto"/>
        <w:right w:val="none" w:sz="0" w:space="0" w:color="auto"/>
      </w:divBdr>
    </w:div>
    <w:div w:id="714081825">
      <w:bodyDiv w:val="1"/>
      <w:marLeft w:val="0"/>
      <w:marRight w:val="0"/>
      <w:marTop w:val="0"/>
      <w:marBottom w:val="0"/>
      <w:divBdr>
        <w:top w:val="none" w:sz="0" w:space="0" w:color="auto"/>
        <w:left w:val="none" w:sz="0" w:space="0" w:color="auto"/>
        <w:bottom w:val="none" w:sz="0" w:space="0" w:color="auto"/>
        <w:right w:val="none" w:sz="0" w:space="0" w:color="auto"/>
      </w:divBdr>
    </w:div>
    <w:div w:id="717976960">
      <w:bodyDiv w:val="1"/>
      <w:marLeft w:val="0"/>
      <w:marRight w:val="0"/>
      <w:marTop w:val="0"/>
      <w:marBottom w:val="0"/>
      <w:divBdr>
        <w:top w:val="none" w:sz="0" w:space="0" w:color="auto"/>
        <w:left w:val="none" w:sz="0" w:space="0" w:color="auto"/>
        <w:bottom w:val="none" w:sz="0" w:space="0" w:color="auto"/>
        <w:right w:val="none" w:sz="0" w:space="0" w:color="auto"/>
      </w:divBdr>
    </w:div>
    <w:div w:id="777526577">
      <w:bodyDiv w:val="1"/>
      <w:marLeft w:val="0"/>
      <w:marRight w:val="0"/>
      <w:marTop w:val="0"/>
      <w:marBottom w:val="0"/>
      <w:divBdr>
        <w:top w:val="none" w:sz="0" w:space="0" w:color="auto"/>
        <w:left w:val="none" w:sz="0" w:space="0" w:color="auto"/>
        <w:bottom w:val="none" w:sz="0" w:space="0" w:color="auto"/>
        <w:right w:val="none" w:sz="0" w:space="0" w:color="auto"/>
      </w:divBdr>
    </w:div>
    <w:div w:id="804470464">
      <w:bodyDiv w:val="1"/>
      <w:marLeft w:val="0"/>
      <w:marRight w:val="0"/>
      <w:marTop w:val="0"/>
      <w:marBottom w:val="0"/>
      <w:divBdr>
        <w:top w:val="none" w:sz="0" w:space="0" w:color="auto"/>
        <w:left w:val="none" w:sz="0" w:space="0" w:color="auto"/>
        <w:bottom w:val="none" w:sz="0" w:space="0" w:color="auto"/>
        <w:right w:val="none" w:sz="0" w:space="0" w:color="auto"/>
      </w:divBdr>
    </w:div>
    <w:div w:id="814297877">
      <w:bodyDiv w:val="1"/>
      <w:marLeft w:val="0"/>
      <w:marRight w:val="0"/>
      <w:marTop w:val="0"/>
      <w:marBottom w:val="0"/>
      <w:divBdr>
        <w:top w:val="none" w:sz="0" w:space="0" w:color="auto"/>
        <w:left w:val="none" w:sz="0" w:space="0" w:color="auto"/>
        <w:bottom w:val="none" w:sz="0" w:space="0" w:color="auto"/>
        <w:right w:val="none" w:sz="0" w:space="0" w:color="auto"/>
      </w:divBdr>
    </w:div>
    <w:div w:id="822812928">
      <w:bodyDiv w:val="1"/>
      <w:marLeft w:val="0"/>
      <w:marRight w:val="0"/>
      <w:marTop w:val="0"/>
      <w:marBottom w:val="0"/>
      <w:divBdr>
        <w:top w:val="none" w:sz="0" w:space="0" w:color="auto"/>
        <w:left w:val="none" w:sz="0" w:space="0" w:color="auto"/>
        <w:bottom w:val="none" w:sz="0" w:space="0" w:color="auto"/>
        <w:right w:val="none" w:sz="0" w:space="0" w:color="auto"/>
      </w:divBdr>
    </w:div>
    <w:div w:id="825627442">
      <w:bodyDiv w:val="1"/>
      <w:marLeft w:val="0"/>
      <w:marRight w:val="0"/>
      <w:marTop w:val="0"/>
      <w:marBottom w:val="0"/>
      <w:divBdr>
        <w:top w:val="none" w:sz="0" w:space="0" w:color="auto"/>
        <w:left w:val="none" w:sz="0" w:space="0" w:color="auto"/>
        <w:bottom w:val="none" w:sz="0" w:space="0" w:color="auto"/>
        <w:right w:val="none" w:sz="0" w:space="0" w:color="auto"/>
      </w:divBdr>
    </w:div>
    <w:div w:id="851260809">
      <w:bodyDiv w:val="1"/>
      <w:marLeft w:val="0"/>
      <w:marRight w:val="0"/>
      <w:marTop w:val="0"/>
      <w:marBottom w:val="0"/>
      <w:divBdr>
        <w:top w:val="none" w:sz="0" w:space="0" w:color="auto"/>
        <w:left w:val="none" w:sz="0" w:space="0" w:color="auto"/>
        <w:bottom w:val="none" w:sz="0" w:space="0" w:color="auto"/>
        <w:right w:val="none" w:sz="0" w:space="0" w:color="auto"/>
      </w:divBdr>
    </w:div>
    <w:div w:id="1021861456">
      <w:bodyDiv w:val="1"/>
      <w:marLeft w:val="0"/>
      <w:marRight w:val="0"/>
      <w:marTop w:val="0"/>
      <w:marBottom w:val="0"/>
      <w:divBdr>
        <w:top w:val="none" w:sz="0" w:space="0" w:color="auto"/>
        <w:left w:val="none" w:sz="0" w:space="0" w:color="auto"/>
        <w:bottom w:val="none" w:sz="0" w:space="0" w:color="auto"/>
        <w:right w:val="none" w:sz="0" w:space="0" w:color="auto"/>
      </w:divBdr>
    </w:div>
    <w:div w:id="1051926146">
      <w:bodyDiv w:val="1"/>
      <w:marLeft w:val="0"/>
      <w:marRight w:val="0"/>
      <w:marTop w:val="0"/>
      <w:marBottom w:val="0"/>
      <w:divBdr>
        <w:top w:val="none" w:sz="0" w:space="0" w:color="auto"/>
        <w:left w:val="none" w:sz="0" w:space="0" w:color="auto"/>
        <w:bottom w:val="none" w:sz="0" w:space="0" w:color="auto"/>
        <w:right w:val="none" w:sz="0" w:space="0" w:color="auto"/>
      </w:divBdr>
    </w:div>
    <w:div w:id="1085999792">
      <w:bodyDiv w:val="1"/>
      <w:marLeft w:val="0"/>
      <w:marRight w:val="0"/>
      <w:marTop w:val="0"/>
      <w:marBottom w:val="0"/>
      <w:divBdr>
        <w:top w:val="none" w:sz="0" w:space="0" w:color="auto"/>
        <w:left w:val="none" w:sz="0" w:space="0" w:color="auto"/>
        <w:bottom w:val="none" w:sz="0" w:space="0" w:color="auto"/>
        <w:right w:val="none" w:sz="0" w:space="0" w:color="auto"/>
      </w:divBdr>
    </w:div>
    <w:div w:id="1086608568">
      <w:bodyDiv w:val="1"/>
      <w:marLeft w:val="0"/>
      <w:marRight w:val="0"/>
      <w:marTop w:val="0"/>
      <w:marBottom w:val="0"/>
      <w:divBdr>
        <w:top w:val="none" w:sz="0" w:space="0" w:color="auto"/>
        <w:left w:val="none" w:sz="0" w:space="0" w:color="auto"/>
        <w:bottom w:val="none" w:sz="0" w:space="0" w:color="auto"/>
        <w:right w:val="none" w:sz="0" w:space="0" w:color="auto"/>
      </w:divBdr>
    </w:div>
    <w:div w:id="1203204923">
      <w:bodyDiv w:val="1"/>
      <w:marLeft w:val="0"/>
      <w:marRight w:val="0"/>
      <w:marTop w:val="0"/>
      <w:marBottom w:val="0"/>
      <w:divBdr>
        <w:top w:val="none" w:sz="0" w:space="0" w:color="auto"/>
        <w:left w:val="none" w:sz="0" w:space="0" w:color="auto"/>
        <w:bottom w:val="none" w:sz="0" w:space="0" w:color="auto"/>
        <w:right w:val="none" w:sz="0" w:space="0" w:color="auto"/>
      </w:divBdr>
    </w:div>
    <w:div w:id="1244535481">
      <w:bodyDiv w:val="1"/>
      <w:marLeft w:val="0"/>
      <w:marRight w:val="0"/>
      <w:marTop w:val="0"/>
      <w:marBottom w:val="0"/>
      <w:divBdr>
        <w:top w:val="none" w:sz="0" w:space="0" w:color="auto"/>
        <w:left w:val="none" w:sz="0" w:space="0" w:color="auto"/>
        <w:bottom w:val="none" w:sz="0" w:space="0" w:color="auto"/>
        <w:right w:val="none" w:sz="0" w:space="0" w:color="auto"/>
      </w:divBdr>
    </w:div>
    <w:div w:id="1260681594">
      <w:bodyDiv w:val="1"/>
      <w:marLeft w:val="0"/>
      <w:marRight w:val="0"/>
      <w:marTop w:val="0"/>
      <w:marBottom w:val="0"/>
      <w:divBdr>
        <w:top w:val="none" w:sz="0" w:space="0" w:color="auto"/>
        <w:left w:val="none" w:sz="0" w:space="0" w:color="auto"/>
        <w:bottom w:val="none" w:sz="0" w:space="0" w:color="auto"/>
        <w:right w:val="none" w:sz="0" w:space="0" w:color="auto"/>
      </w:divBdr>
    </w:div>
    <w:div w:id="1287084742">
      <w:bodyDiv w:val="1"/>
      <w:marLeft w:val="0"/>
      <w:marRight w:val="0"/>
      <w:marTop w:val="0"/>
      <w:marBottom w:val="0"/>
      <w:divBdr>
        <w:top w:val="none" w:sz="0" w:space="0" w:color="auto"/>
        <w:left w:val="none" w:sz="0" w:space="0" w:color="auto"/>
        <w:bottom w:val="none" w:sz="0" w:space="0" w:color="auto"/>
        <w:right w:val="none" w:sz="0" w:space="0" w:color="auto"/>
      </w:divBdr>
    </w:div>
    <w:div w:id="1289164145">
      <w:bodyDiv w:val="1"/>
      <w:marLeft w:val="0"/>
      <w:marRight w:val="0"/>
      <w:marTop w:val="0"/>
      <w:marBottom w:val="0"/>
      <w:divBdr>
        <w:top w:val="none" w:sz="0" w:space="0" w:color="auto"/>
        <w:left w:val="none" w:sz="0" w:space="0" w:color="auto"/>
        <w:bottom w:val="none" w:sz="0" w:space="0" w:color="auto"/>
        <w:right w:val="none" w:sz="0" w:space="0" w:color="auto"/>
      </w:divBdr>
    </w:div>
    <w:div w:id="1299263658">
      <w:bodyDiv w:val="1"/>
      <w:marLeft w:val="0"/>
      <w:marRight w:val="0"/>
      <w:marTop w:val="0"/>
      <w:marBottom w:val="0"/>
      <w:divBdr>
        <w:top w:val="none" w:sz="0" w:space="0" w:color="auto"/>
        <w:left w:val="none" w:sz="0" w:space="0" w:color="auto"/>
        <w:bottom w:val="none" w:sz="0" w:space="0" w:color="auto"/>
        <w:right w:val="none" w:sz="0" w:space="0" w:color="auto"/>
      </w:divBdr>
    </w:div>
    <w:div w:id="1314025453">
      <w:bodyDiv w:val="1"/>
      <w:marLeft w:val="0"/>
      <w:marRight w:val="0"/>
      <w:marTop w:val="0"/>
      <w:marBottom w:val="0"/>
      <w:divBdr>
        <w:top w:val="none" w:sz="0" w:space="0" w:color="auto"/>
        <w:left w:val="none" w:sz="0" w:space="0" w:color="auto"/>
        <w:bottom w:val="none" w:sz="0" w:space="0" w:color="auto"/>
        <w:right w:val="none" w:sz="0" w:space="0" w:color="auto"/>
      </w:divBdr>
    </w:div>
    <w:div w:id="1318997497">
      <w:bodyDiv w:val="1"/>
      <w:marLeft w:val="0"/>
      <w:marRight w:val="0"/>
      <w:marTop w:val="0"/>
      <w:marBottom w:val="0"/>
      <w:divBdr>
        <w:top w:val="none" w:sz="0" w:space="0" w:color="auto"/>
        <w:left w:val="none" w:sz="0" w:space="0" w:color="auto"/>
        <w:bottom w:val="none" w:sz="0" w:space="0" w:color="auto"/>
        <w:right w:val="none" w:sz="0" w:space="0" w:color="auto"/>
      </w:divBdr>
    </w:div>
    <w:div w:id="1323007226">
      <w:bodyDiv w:val="1"/>
      <w:marLeft w:val="0"/>
      <w:marRight w:val="0"/>
      <w:marTop w:val="0"/>
      <w:marBottom w:val="0"/>
      <w:divBdr>
        <w:top w:val="none" w:sz="0" w:space="0" w:color="auto"/>
        <w:left w:val="none" w:sz="0" w:space="0" w:color="auto"/>
        <w:bottom w:val="none" w:sz="0" w:space="0" w:color="auto"/>
        <w:right w:val="none" w:sz="0" w:space="0" w:color="auto"/>
      </w:divBdr>
    </w:div>
    <w:div w:id="1347319669">
      <w:bodyDiv w:val="1"/>
      <w:marLeft w:val="0"/>
      <w:marRight w:val="0"/>
      <w:marTop w:val="0"/>
      <w:marBottom w:val="0"/>
      <w:divBdr>
        <w:top w:val="none" w:sz="0" w:space="0" w:color="auto"/>
        <w:left w:val="none" w:sz="0" w:space="0" w:color="auto"/>
        <w:bottom w:val="none" w:sz="0" w:space="0" w:color="auto"/>
        <w:right w:val="none" w:sz="0" w:space="0" w:color="auto"/>
      </w:divBdr>
    </w:div>
    <w:div w:id="1409036446">
      <w:bodyDiv w:val="1"/>
      <w:marLeft w:val="0"/>
      <w:marRight w:val="0"/>
      <w:marTop w:val="0"/>
      <w:marBottom w:val="0"/>
      <w:divBdr>
        <w:top w:val="none" w:sz="0" w:space="0" w:color="auto"/>
        <w:left w:val="none" w:sz="0" w:space="0" w:color="auto"/>
        <w:bottom w:val="none" w:sz="0" w:space="0" w:color="auto"/>
        <w:right w:val="none" w:sz="0" w:space="0" w:color="auto"/>
      </w:divBdr>
    </w:div>
    <w:div w:id="1471904512">
      <w:bodyDiv w:val="1"/>
      <w:marLeft w:val="0"/>
      <w:marRight w:val="0"/>
      <w:marTop w:val="0"/>
      <w:marBottom w:val="0"/>
      <w:divBdr>
        <w:top w:val="none" w:sz="0" w:space="0" w:color="auto"/>
        <w:left w:val="none" w:sz="0" w:space="0" w:color="auto"/>
        <w:bottom w:val="none" w:sz="0" w:space="0" w:color="auto"/>
        <w:right w:val="none" w:sz="0" w:space="0" w:color="auto"/>
      </w:divBdr>
    </w:div>
    <w:div w:id="1513643669">
      <w:bodyDiv w:val="1"/>
      <w:marLeft w:val="0"/>
      <w:marRight w:val="0"/>
      <w:marTop w:val="0"/>
      <w:marBottom w:val="0"/>
      <w:divBdr>
        <w:top w:val="none" w:sz="0" w:space="0" w:color="auto"/>
        <w:left w:val="none" w:sz="0" w:space="0" w:color="auto"/>
        <w:bottom w:val="none" w:sz="0" w:space="0" w:color="auto"/>
        <w:right w:val="none" w:sz="0" w:space="0" w:color="auto"/>
      </w:divBdr>
    </w:div>
    <w:div w:id="1519156178">
      <w:bodyDiv w:val="1"/>
      <w:marLeft w:val="0"/>
      <w:marRight w:val="0"/>
      <w:marTop w:val="0"/>
      <w:marBottom w:val="0"/>
      <w:divBdr>
        <w:top w:val="none" w:sz="0" w:space="0" w:color="auto"/>
        <w:left w:val="none" w:sz="0" w:space="0" w:color="auto"/>
        <w:bottom w:val="none" w:sz="0" w:space="0" w:color="auto"/>
        <w:right w:val="none" w:sz="0" w:space="0" w:color="auto"/>
      </w:divBdr>
    </w:div>
    <w:div w:id="1532374751">
      <w:bodyDiv w:val="1"/>
      <w:marLeft w:val="0"/>
      <w:marRight w:val="0"/>
      <w:marTop w:val="0"/>
      <w:marBottom w:val="0"/>
      <w:divBdr>
        <w:top w:val="none" w:sz="0" w:space="0" w:color="auto"/>
        <w:left w:val="none" w:sz="0" w:space="0" w:color="auto"/>
        <w:bottom w:val="none" w:sz="0" w:space="0" w:color="auto"/>
        <w:right w:val="none" w:sz="0" w:space="0" w:color="auto"/>
      </w:divBdr>
    </w:div>
    <w:div w:id="1545823342">
      <w:bodyDiv w:val="1"/>
      <w:marLeft w:val="0"/>
      <w:marRight w:val="0"/>
      <w:marTop w:val="0"/>
      <w:marBottom w:val="0"/>
      <w:divBdr>
        <w:top w:val="none" w:sz="0" w:space="0" w:color="auto"/>
        <w:left w:val="none" w:sz="0" w:space="0" w:color="auto"/>
        <w:bottom w:val="none" w:sz="0" w:space="0" w:color="auto"/>
        <w:right w:val="none" w:sz="0" w:space="0" w:color="auto"/>
      </w:divBdr>
    </w:div>
    <w:div w:id="1547332742">
      <w:bodyDiv w:val="1"/>
      <w:marLeft w:val="0"/>
      <w:marRight w:val="0"/>
      <w:marTop w:val="0"/>
      <w:marBottom w:val="0"/>
      <w:divBdr>
        <w:top w:val="none" w:sz="0" w:space="0" w:color="auto"/>
        <w:left w:val="none" w:sz="0" w:space="0" w:color="auto"/>
        <w:bottom w:val="none" w:sz="0" w:space="0" w:color="auto"/>
        <w:right w:val="none" w:sz="0" w:space="0" w:color="auto"/>
      </w:divBdr>
    </w:div>
    <w:div w:id="1549992505">
      <w:bodyDiv w:val="1"/>
      <w:marLeft w:val="0"/>
      <w:marRight w:val="0"/>
      <w:marTop w:val="0"/>
      <w:marBottom w:val="0"/>
      <w:divBdr>
        <w:top w:val="none" w:sz="0" w:space="0" w:color="auto"/>
        <w:left w:val="none" w:sz="0" w:space="0" w:color="auto"/>
        <w:bottom w:val="none" w:sz="0" w:space="0" w:color="auto"/>
        <w:right w:val="none" w:sz="0" w:space="0" w:color="auto"/>
      </w:divBdr>
    </w:div>
    <w:div w:id="1552888467">
      <w:bodyDiv w:val="1"/>
      <w:marLeft w:val="0"/>
      <w:marRight w:val="0"/>
      <w:marTop w:val="0"/>
      <w:marBottom w:val="0"/>
      <w:divBdr>
        <w:top w:val="none" w:sz="0" w:space="0" w:color="auto"/>
        <w:left w:val="none" w:sz="0" w:space="0" w:color="auto"/>
        <w:bottom w:val="none" w:sz="0" w:space="0" w:color="auto"/>
        <w:right w:val="none" w:sz="0" w:space="0" w:color="auto"/>
      </w:divBdr>
    </w:div>
    <w:div w:id="1572155119">
      <w:bodyDiv w:val="1"/>
      <w:marLeft w:val="0"/>
      <w:marRight w:val="0"/>
      <w:marTop w:val="0"/>
      <w:marBottom w:val="0"/>
      <w:divBdr>
        <w:top w:val="none" w:sz="0" w:space="0" w:color="auto"/>
        <w:left w:val="none" w:sz="0" w:space="0" w:color="auto"/>
        <w:bottom w:val="none" w:sz="0" w:space="0" w:color="auto"/>
        <w:right w:val="none" w:sz="0" w:space="0" w:color="auto"/>
      </w:divBdr>
    </w:div>
    <w:div w:id="1625233103">
      <w:bodyDiv w:val="1"/>
      <w:marLeft w:val="0"/>
      <w:marRight w:val="0"/>
      <w:marTop w:val="0"/>
      <w:marBottom w:val="0"/>
      <w:divBdr>
        <w:top w:val="none" w:sz="0" w:space="0" w:color="auto"/>
        <w:left w:val="none" w:sz="0" w:space="0" w:color="auto"/>
        <w:bottom w:val="none" w:sz="0" w:space="0" w:color="auto"/>
        <w:right w:val="none" w:sz="0" w:space="0" w:color="auto"/>
      </w:divBdr>
    </w:div>
    <w:div w:id="1649281263">
      <w:bodyDiv w:val="1"/>
      <w:marLeft w:val="0"/>
      <w:marRight w:val="0"/>
      <w:marTop w:val="0"/>
      <w:marBottom w:val="0"/>
      <w:divBdr>
        <w:top w:val="none" w:sz="0" w:space="0" w:color="auto"/>
        <w:left w:val="none" w:sz="0" w:space="0" w:color="auto"/>
        <w:bottom w:val="none" w:sz="0" w:space="0" w:color="auto"/>
        <w:right w:val="none" w:sz="0" w:space="0" w:color="auto"/>
      </w:divBdr>
    </w:div>
    <w:div w:id="1673412158">
      <w:bodyDiv w:val="1"/>
      <w:marLeft w:val="0"/>
      <w:marRight w:val="0"/>
      <w:marTop w:val="0"/>
      <w:marBottom w:val="0"/>
      <w:divBdr>
        <w:top w:val="none" w:sz="0" w:space="0" w:color="auto"/>
        <w:left w:val="none" w:sz="0" w:space="0" w:color="auto"/>
        <w:bottom w:val="none" w:sz="0" w:space="0" w:color="auto"/>
        <w:right w:val="none" w:sz="0" w:space="0" w:color="auto"/>
      </w:divBdr>
    </w:div>
    <w:div w:id="1692149555">
      <w:bodyDiv w:val="1"/>
      <w:marLeft w:val="0"/>
      <w:marRight w:val="0"/>
      <w:marTop w:val="0"/>
      <w:marBottom w:val="0"/>
      <w:divBdr>
        <w:top w:val="none" w:sz="0" w:space="0" w:color="auto"/>
        <w:left w:val="none" w:sz="0" w:space="0" w:color="auto"/>
        <w:bottom w:val="none" w:sz="0" w:space="0" w:color="auto"/>
        <w:right w:val="none" w:sz="0" w:space="0" w:color="auto"/>
      </w:divBdr>
    </w:div>
    <w:div w:id="1712921941">
      <w:bodyDiv w:val="1"/>
      <w:marLeft w:val="0"/>
      <w:marRight w:val="0"/>
      <w:marTop w:val="0"/>
      <w:marBottom w:val="0"/>
      <w:divBdr>
        <w:top w:val="none" w:sz="0" w:space="0" w:color="auto"/>
        <w:left w:val="none" w:sz="0" w:space="0" w:color="auto"/>
        <w:bottom w:val="none" w:sz="0" w:space="0" w:color="auto"/>
        <w:right w:val="none" w:sz="0" w:space="0" w:color="auto"/>
      </w:divBdr>
    </w:div>
    <w:div w:id="1720125900">
      <w:bodyDiv w:val="1"/>
      <w:marLeft w:val="0"/>
      <w:marRight w:val="0"/>
      <w:marTop w:val="0"/>
      <w:marBottom w:val="0"/>
      <w:divBdr>
        <w:top w:val="none" w:sz="0" w:space="0" w:color="auto"/>
        <w:left w:val="none" w:sz="0" w:space="0" w:color="auto"/>
        <w:bottom w:val="none" w:sz="0" w:space="0" w:color="auto"/>
        <w:right w:val="none" w:sz="0" w:space="0" w:color="auto"/>
      </w:divBdr>
    </w:div>
    <w:div w:id="1739326157">
      <w:bodyDiv w:val="1"/>
      <w:marLeft w:val="0"/>
      <w:marRight w:val="0"/>
      <w:marTop w:val="0"/>
      <w:marBottom w:val="0"/>
      <w:divBdr>
        <w:top w:val="none" w:sz="0" w:space="0" w:color="auto"/>
        <w:left w:val="none" w:sz="0" w:space="0" w:color="auto"/>
        <w:bottom w:val="none" w:sz="0" w:space="0" w:color="auto"/>
        <w:right w:val="none" w:sz="0" w:space="0" w:color="auto"/>
      </w:divBdr>
    </w:div>
    <w:div w:id="1748456323">
      <w:bodyDiv w:val="1"/>
      <w:marLeft w:val="0"/>
      <w:marRight w:val="0"/>
      <w:marTop w:val="0"/>
      <w:marBottom w:val="0"/>
      <w:divBdr>
        <w:top w:val="none" w:sz="0" w:space="0" w:color="auto"/>
        <w:left w:val="none" w:sz="0" w:space="0" w:color="auto"/>
        <w:bottom w:val="none" w:sz="0" w:space="0" w:color="auto"/>
        <w:right w:val="none" w:sz="0" w:space="0" w:color="auto"/>
      </w:divBdr>
    </w:div>
    <w:div w:id="1760247310">
      <w:bodyDiv w:val="1"/>
      <w:marLeft w:val="0"/>
      <w:marRight w:val="0"/>
      <w:marTop w:val="0"/>
      <w:marBottom w:val="0"/>
      <w:divBdr>
        <w:top w:val="none" w:sz="0" w:space="0" w:color="auto"/>
        <w:left w:val="none" w:sz="0" w:space="0" w:color="auto"/>
        <w:bottom w:val="none" w:sz="0" w:space="0" w:color="auto"/>
        <w:right w:val="none" w:sz="0" w:space="0" w:color="auto"/>
      </w:divBdr>
    </w:div>
    <w:div w:id="1789658961">
      <w:bodyDiv w:val="1"/>
      <w:marLeft w:val="0"/>
      <w:marRight w:val="0"/>
      <w:marTop w:val="0"/>
      <w:marBottom w:val="0"/>
      <w:divBdr>
        <w:top w:val="none" w:sz="0" w:space="0" w:color="auto"/>
        <w:left w:val="none" w:sz="0" w:space="0" w:color="auto"/>
        <w:bottom w:val="none" w:sz="0" w:space="0" w:color="auto"/>
        <w:right w:val="none" w:sz="0" w:space="0" w:color="auto"/>
      </w:divBdr>
    </w:div>
    <w:div w:id="1830174833">
      <w:bodyDiv w:val="1"/>
      <w:marLeft w:val="0"/>
      <w:marRight w:val="0"/>
      <w:marTop w:val="0"/>
      <w:marBottom w:val="0"/>
      <w:divBdr>
        <w:top w:val="none" w:sz="0" w:space="0" w:color="auto"/>
        <w:left w:val="none" w:sz="0" w:space="0" w:color="auto"/>
        <w:bottom w:val="none" w:sz="0" w:space="0" w:color="auto"/>
        <w:right w:val="none" w:sz="0" w:space="0" w:color="auto"/>
      </w:divBdr>
    </w:div>
    <w:div w:id="1888493461">
      <w:bodyDiv w:val="1"/>
      <w:marLeft w:val="0"/>
      <w:marRight w:val="0"/>
      <w:marTop w:val="0"/>
      <w:marBottom w:val="0"/>
      <w:divBdr>
        <w:top w:val="none" w:sz="0" w:space="0" w:color="auto"/>
        <w:left w:val="none" w:sz="0" w:space="0" w:color="auto"/>
        <w:bottom w:val="none" w:sz="0" w:space="0" w:color="auto"/>
        <w:right w:val="none" w:sz="0" w:space="0" w:color="auto"/>
      </w:divBdr>
    </w:div>
    <w:div w:id="1891183272">
      <w:bodyDiv w:val="1"/>
      <w:marLeft w:val="0"/>
      <w:marRight w:val="0"/>
      <w:marTop w:val="0"/>
      <w:marBottom w:val="0"/>
      <w:divBdr>
        <w:top w:val="none" w:sz="0" w:space="0" w:color="auto"/>
        <w:left w:val="none" w:sz="0" w:space="0" w:color="auto"/>
        <w:bottom w:val="none" w:sz="0" w:space="0" w:color="auto"/>
        <w:right w:val="none" w:sz="0" w:space="0" w:color="auto"/>
      </w:divBdr>
    </w:div>
    <w:div w:id="1928035383">
      <w:bodyDiv w:val="1"/>
      <w:marLeft w:val="0"/>
      <w:marRight w:val="0"/>
      <w:marTop w:val="0"/>
      <w:marBottom w:val="0"/>
      <w:divBdr>
        <w:top w:val="none" w:sz="0" w:space="0" w:color="auto"/>
        <w:left w:val="none" w:sz="0" w:space="0" w:color="auto"/>
        <w:bottom w:val="none" w:sz="0" w:space="0" w:color="auto"/>
        <w:right w:val="none" w:sz="0" w:space="0" w:color="auto"/>
      </w:divBdr>
    </w:div>
    <w:div w:id="1960140583">
      <w:bodyDiv w:val="1"/>
      <w:marLeft w:val="0"/>
      <w:marRight w:val="0"/>
      <w:marTop w:val="0"/>
      <w:marBottom w:val="0"/>
      <w:divBdr>
        <w:top w:val="none" w:sz="0" w:space="0" w:color="auto"/>
        <w:left w:val="none" w:sz="0" w:space="0" w:color="auto"/>
        <w:bottom w:val="none" w:sz="0" w:space="0" w:color="auto"/>
        <w:right w:val="none" w:sz="0" w:space="0" w:color="auto"/>
      </w:divBdr>
    </w:div>
    <w:div w:id="1989824664">
      <w:bodyDiv w:val="1"/>
      <w:marLeft w:val="0"/>
      <w:marRight w:val="0"/>
      <w:marTop w:val="0"/>
      <w:marBottom w:val="0"/>
      <w:divBdr>
        <w:top w:val="none" w:sz="0" w:space="0" w:color="auto"/>
        <w:left w:val="none" w:sz="0" w:space="0" w:color="auto"/>
        <w:bottom w:val="none" w:sz="0" w:space="0" w:color="auto"/>
        <w:right w:val="none" w:sz="0" w:space="0" w:color="auto"/>
      </w:divBdr>
    </w:div>
    <w:div w:id="1997371547">
      <w:bodyDiv w:val="1"/>
      <w:marLeft w:val="0"/>
      <w:marRight w:val="0"/>
      <w:marTop w:val="0"/>
      <w:marBottom w:val="0"/>
      <w:divBdr>
        <w:top w:val="none" w:sz="0" w:space="0" w:color="auto"/>
        <w:left w:val="none" w:sz="0" w:space="0" w:color="auto"/>
        <w:bottom w:val="none" w:sz="0" w:space="0" w:color="auto"/>
        <w:right w:val="none" w:sz="0" w:space="0" w:color="auto"/>
      </w:divBdr>
    </w:div>
    <w:div w:id="2005548757">
      <w:bodyDiv w:val="1"/>
      <w:marLeft w:val="0"/>
      <w:marRight w:val="0"/>
      <w:marTop w:val="0"/>
      <w:marBottom w:val="0"/>
      <w:divBdr>
        <w:top w:val="none" w:sz="0" w:space="0" w:color="auto"/>
        <w:left w:val="none" w:sz="0" w:space="0" w:color="auto"/>
        <w:bottom w:val="none" w:sz="0" w:space="0" w:color="auto"/>
        <w:right w:val="none" w:sz="0" w:space="0" w:color="auto"/>
      </w:divBdr>
    </w:div>
    <w:div w:id="2061438965">
      <w:bodyDiv w:val="1"/>
      <w:marLeft w:val="0"/>
      <w:marRight w:val="0"/>
      <w:marTop w:val="0"/>
      <w:marBottom w:val="0"/>
      <w:divBdr>
        <w:top w:val="none" w:sz="0" w:space="0" w:color="auto"/>
        <w:left w:val="none" w:sz="0" w:space="0" w:color="auto"/>
        <w:bottom w:val="none" w:sz="0" w:space="0" w:color="auto"/>
        <w:right w:val="none" w:sz="0" w:space="0" w:color="auto"/>
      </w:divBdr>
    </w:div>
    <w:div w:id="2069525558">
      <w:bodyDiv w:val="1"/>
      <w:marLeft w:val="0"/>
      <w:marRight w:val="0"/>
      <w:marTop w:val="0"/>
      <w:marBottom w:val="0"/>
      <w:divBdr>
        <w:top w:val="none" w:sz="0" w:space="0" w:color="auto"/>
        <w:left w:val="none" w:sz="0" w:space="0" w:color="auto"/>
        <w:bottom w:val="none" w:sz="0" w:space="0" w:color="auto"/>
        <w:right w:val="none" w:sz="0" w:space="0" w:color="auto"/>
      </w:divBdr>
    </w:div>
    <w:div w:id="2084445131">
      <w:bodyDiv w:val="1"/>
      <w:marLeft w:val="0"/>
      <w:marRight w:val="0"/>
      <w:marTop w:val="0"/>
      <w:marBottom w:val="0"/>
      <w:divBdr>
        <w:top w:val="none" w:sz="0" w:space="0" w:color="auto"/>
        <w:left w:val="none" w:sz="0" w:space="0" w:color="auto"/>
        <w:bottom w:val="none" w:sz="0" w:space="0" w:color="auto"/>
        <w:right w:val="none" w:sz="0" w:space="0" w:color="auto"/>
      </w:divBdr>
    </w:div>
    <w:div w:id="2098401738">
      <w:bodyDiv w:val="1"/>
      <w:marLeft w:val="0"/>
      <w:marRight w:val="0"/>
      <w:marTop w:val="0"/>
      <w:marBottom w:val="0"/>
      <w:divBdr>
        <w:top w:val="none" w:sz="0" w:space="0" w:color="auto"/>
        <w:left w:val="none" w:sz="0" w:space="0" w:color="auto"/>
        <w:bottom w:val="none" w:sz="0" w:space="0" w:color="auto"/>
        <w:right w:val="none" w:sz="0" w:space="0" w:color="auto"/>
      </w:divBdr>
    </w:div>
    <w:div w:id="213937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21.jpeg"/><Relationship Id="rId21" Type="http://schemas.openxmlformats.org/officeDocument/2006/relationships/image" Target="media/image12.jpeg"/><Relationship Id="rId34" Type="http://schemas.openxmlformats.org/officeDocument/2006/relationships/hyperlink" Target="https://victormatara.com/list-of-medical-and-healthcare-apps-in-kenya/"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yperlink" Target="https://www.researchgate.net/publication/365806651_Healthcare_Accessibility_in_Developing_Countries_A_Global_Healthcare_Challenge"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www.undp.org/sustainable-development-goals/good-health"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scholar.google.com/scholar?hl=en&amp;as_sdt=0%2C5&amp;q=long+patient+test+results+time&amp;bt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s://www.who.int/news-room/events/detail/2024/05/06/default-calendar/africa-health-workforce-investment-forum" TargetMode="External"/><Relationship Id="rId35" Type="http://schemas.openxmlformats.org/officeDocument/2006/relationships/hyperlink" Target="https://www.cambridge.org/core/journals/health-economics-policy-and-law/article/need-demand-supply-in-health-care-working-definitions-and-their-implications-for-defining-access/DCA6075231537BB4EFC57793B33879F0"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hyperlink" Target="https://kenyanest.com/top-8-best-medical-and-healthcare-apps-in-kenya/" TargetMode="Externa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Afr</b:Tag>
    <b:SourceType>JournalArticle</b:SourceType>
    <b:Guid>{883F8F4C-66B8-4E75-A77B-49CCD0E8E4C6}</b:Guid>
    <b:Author>
      <b:Author>
        <b:NameList>
          <b:Person>
            <b:Last>Africa health workforce investment forum. (2024</b:Last>
            <b:First>May</b:First>
            <b:Middle>6). World Health Organization (WHO). https://www.who.int/news-room/events/detail/2024/05/06/default-calendar/africa-health-workforce-investment-forum</b:Middle>
          </b:Person>
        </b:NameList>
      </b:Author>
    </b:Author>
    <b:RefOrder>2</b:RefOrder>
  </b:Source>
  <b:Source>
    <b:Tag>Ken</b:Tag>
    <b:SourceType>JournalArticle</b:SourceType>
    <b:Guid>{68554649-0745-49AA-807D-3DDD2949E549}</b:Guid>
    <b:Author>
      <b:Author>
        <b:NameList>
          <b:Person>
            <b:Last>https://kenyanest.com/top-8-best-medical-and-healthcare-apps-in-kenya/</b:Last>
            <b:First>Kenyanest.com.</b:First>
            <b:Middle>(n.d.). kenyanest.com.</b:Middle>
          </b:Person>
        </b:NameList>
      </b:Author>
    </b:Author>
    <b:RefOrder>4</b:RefOrder>
  </b:Source>
  <b:Source>
    <b:Tag>htt</b:Tag>
    <b:SourceType>Report</b:SourceType>
    <b:Guid>{494CCE52-1085-4E8F-9983-CAEA4A282EF0}</b:Guid>
    <b:Author>
      <b:Author>
        <b:NameList>
          <b:Person>
            <b:Last>https://scholar.google.com/scholar?hl=en&amp;as_sdt=0%2C5&amp;q=long+patient+test+results+time&amp;btnG=</b:Last>
            <b:First>Google</b:First>
            <b:Middle>scholar. (n.d.). Google Scholar.</b:Middle>
          </b:Person>
        </b:NameList>
      </b:Author>
    </b:Author>
    <b:RefOrder>3</b:RefOrder>
  </b:Source>
  <b:Source>
    <b:Tag>Sus</b:Tag>
    <b:SourceType>Report</b:SourceType>
    <b:Guid>{C6A06598-1BEE-4D3C-B11A-38711AF42DC8}</b:Guid>
    <b:Author>
      <b:Author>
        <b:NameList>
          <b:Person>
            <b:Last>https://www.undp.org/sustainable-development-goals/good-health</b:Last>
            <b:First>Sustainable</b:First>
            <b:Middle>development goals | United Nations development programme. (n.d.). UNDP.</b:Middle>
          </b:Person>
        </b:NameList>
      </b:Author>
    </b:Author>
    <b:RefOrder>1</b:RefOrder>
  </b:Source>
</b:Sources>
</file>

<file path=customXml/itemProps1.xml><?xml version="1.0" encoding="utf-8"?>
<ds:datastoreItem xmlns:ds="http://schemas.openxmlformats.org/officeDocument/2006/customXml" ds:itemID="{EB78EBFD-898E-41B4-A4B6-7AF08774F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41</Pages>
  <Words>6716</Words>
  <Characters>38287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Barasa</dc:creator>
  <cp:keywords/>
  <dc:description/>
  <cp:lastModifiedBy>Werikhe Jeremy</cp:lastModifiedBy>
  <cp:revision>454</cp:revision>
  <dcterms:created xsi:type="dcterms:W3CDTF">2023-06-05T13:50:00Z</dcterms:created>
  <dcterms:modified xsi:type="dcterms:W3CDTF">2024-12-09T07:31:00Z</dcterms:modified>
</cp:coreProperties>
</file>